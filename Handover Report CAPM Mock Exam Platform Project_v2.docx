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6A069" w14:textId="77777777" w:rsidR="00D36A29" w:rsidRPr="00D36A29" w:rsidRDefault="00D36A29" w:rsidP="00D36A29">
      <w:pPr>
        <w:rPr>
          <w:b/>
          <w:bCs/>
        </w:rPr>
      </w:pPr>
      <w:r w:rsidRPr="00D36A29">
        <w:rPr>
          <w:b/>
          <w:bCs/>
        </w:rPr>
        <w:t>Handover Report: CAPM Mock Exam Platform Project</w:t>
      </w:r>
    </w:p>
    <w:p w14:paraId="7A84C81D" w14:textId="77777777" w:rsidR="00D36A29" w:rsidRPr="00D36A29" w:rsidRDefault="00D36A29" w:rsidP="00D36A29">
      <w:pPr>
        <w:rPr>
          <w:b/>
          <w:bCs/>
        </w:rPr>
      </w:pPr>
      <w:r w:rsidRPr="00D36A29">
        <w:rPr>
          <w:b/>
          <w:bCs/>
        </w:rPr>
        <w:t>Report Date</w:t>
      </w:r>
    </w:p>
    <w:p w14:paraId="52FDF6EC" w14:textId="77777777" w:rsidR="00D36A29" w:rsidRPr="00D36A29" w:rsidRDefault="00D36A29" w:rsidP="00D36A29">
      <w:r w:rsidRPr="00D36A29">
        <w:t>August 01, 2025, 01:39 AM +07</w:t>
      </w:r>
    </w:p>
    <w:p w14:paraId="73F69545" w14:textId="77777777" w:rsidR="00D36A29" w:rsidRPr="00D36A29" w:rsidRDefault="00D36A29" w:rsidP="00D36A29">
      <w:pPr>
        <w:rPr>
          <w:b/>
          <w:bCs/>
        </w:rPr>
      </w:pPr>
      <w:r w:rsidRPr="00D36A29">
        <w:rPr>
          <w:b/>
          <w:bCs/>
        </w:rPr>
        <w:t>Prepared by</w:t>
      </w:r>
    </w:p>
    <w:p w14:paraId="55C97A97" w14:textId="77777777" w:rsidR="00D36A29" w:rsidRPr="00D36A29" w:rsidRDefault="00D36A29" w:rsidP="00D36A29">
      <w:r w:rsidRPr="00D36A29">
        <w:t>Grok AI</w:t>
      </w:r>
    </w:p>
    <w:p w14:paraId="2D70DCE1" w14:textId="77777777" w:rsidR="00D36A29" w:rsidRPr="00D36A29" w:rsidRDefault="00D36A29" w:rsidP="00D36A29">
      <w:pPr>
        <w:rPr>
          <w:b/>
          <w:bCs/>
        </w:rPr>
      </w:pPr>
      <w:r w:rsidRPr="00D36A29">
        <w:rPr>
          <w:b/>
          <w:bCs/>
        </w:rPr>
        <w:t>Project Owner</w:t>
      </w:r>
    </w:p>
    <w:p w14:paraId="5DD67E66" w14:textId="77777777" w:rsidR="00D36A29" w:rsidRPr="00D36A29" w:rsidRDefault="00D36A29" w:rsidP="00D36A29">
      <w:r w:rsidRPr="00D36A29">
        <w:t>Andrew John Holland</w:t>
      </w:r>
    </w:p>
    <w:p w14:paraId="08BC0705" w14:textId="77777777" w:rsidR="00D36A29" w:rsidRPr="00D36A29" w:rsidRDefault="00D36A29" w:rsidP="00D36A29">
      <w:pPr>
        <w:rPr>
          <w:b/>
          <w:bCs/>
        </w:rPr>
      </w:pPr>
      <w:r w:rsidRPr="00D36A29">
        <w:rPr>
          <w:b/>
          <w:bCs/>
        </w:rPr>
        <w:t>Project Status</w:t>
      </w:r>
    </w:p>
    <w:p w14:paraId="3065F6E0" w14:textId="77777777" w:rsidR="00D36A29" w:rsidRPr="00D36A29" w:rsidRDefault="00D36A29" w:rsidP="00D36A29">
      <w:r w:rsidRPr="00D36A29">
        <w:t>Deployment phase: index.html (</w:t>
      </w:r>
      <w:del w:id="0" w:author="Unknown">
        <w:r w:rsidRPr="00D36A29">
          <w:delText>237 bytes, incomplete) and questions.json (</w:delText>
        </w:r>
      </w:del>
      <w:r w:rsidRPr="00D36A29">
        <w:t>37 KB) uploaded to /volume1/Exam_Prep/html on Synology NAS (192.168.1.248). styles.css, ReadMe.md, docker-compose.yml, and handover_report.md need creation and upload. Port 8080 is used by qBittorrent; use 8081. Runtime errors (Unexpected token '&lt;', "&lt;!DOCTYPE "... is not valid JSON and Tailwind CDN) addressed via local styles.css and valid questions.json. Browser crashes (RAM limit 2.3GB, current 1.2GB) mitigated with text-only responses and File Station uploads.</w:t>
      </w:r>
    </w:p>
    <w:p w14:paraId="52BCC1B8" w14:textId="77777777" w:rsidR="00D36A29" w:rsidRPr="00D36A29" w:rsidRDefault="00D36A29" w:rsidP="00D36A29">
      <w:pPr>
        <w:rPr>
          <w:b/>
          <w:bCs/>
        </w:rPr>
      </w:pPr>
      <w:r w:rsidRPr="00D36A29">
        <w:rPr>
          <w:b/>
          <w:bCs/>
        </w:rPr>
        <w:t>1. Project Overview</w:t>
      </w:r>
    </w:p>
    <w:p w14:paraId="2E60A196" w14:textId="77777777" w:rsidR="00D36A29" w:rsidRPr="00D36A29" w:rsidRDefault="00D36A29" w:rsidP="00D36A29">
      <w:r w:rsidRPr="00D36A29">
        <w:t>A self-hosted web application for CAPM certification preparation, emulating Pearson VUE based on the 2023–2025 CAPM Exam Content Outline (ECO). Supports:</w:t>
      </w:r>
    </w:p>
    <w:p w14:paraId="4C23C6FE" w14:textId="77777777" w:rsidR="00D36A29" w:rsidRPr="00D36A29" w:rsidRDefault="00D36A29" w:rsidP="00D36A29">
      <w:pPr>
        <w:numPr>
          <w:ilvl w:val="0"/>
          <w:numId w:val="1"/>
        </w:numPr>
      </w:pPr>
      <w:r w:rsidRPr="00D36A29">
        <w:rPr>
          <w:b/>
          <w:bCs/>
        </w:rPr>
        <w:t>Modes</w:t>
      </w:r>
      <w:r w:rsidRPr="00D36A29">
        <w:t>: Study Mode (immediate feedback, module/range selection) and Timed Exam Mode (3-hour timer, navigation, flagging, review, domain-based summary).</w:t>
      </w:r>
    </w:p>
    <w:p w14:paraId="1395CD67" w14:textId="77777777" w:rsidR="00D36A29" w:rsidRPr="00D36A29" w:rsidRDefault="00D36A29" w:rsidP="00D36A29">
      <w:pPr>
        <w:numPr>
          <w:ilvl w:val="0"/>
          <w:numId w:val="1"/>
        </w:numPr>
      </w:pPr>
      <w:r w:rsidRPr="00D36A29">
        <w:rPr>
          <w:b/>
          <w:bCs/>
        </w:rPr>
        <w:t>Question Types</w:t>
      </w:r>
      <w:r w:rsidRPr="00D36A29">
        <w:t>: Single-answer multiple choice (60), multiple-selection (30), matching (22, drag-and-drop), sequencing (22, drag-and-drop), scenario-based (16).</w:t>
      </w:r>
    </w:p>
    <w:p w14:paraId="74F594B3" w14:textId="77777777" w:rsidR="00D36A29" w:rsidRPr="00D36A29" w:rsidRDefault="00D36A29" w:rsidP="00D36A29">
      <w:pPr>
        <w:numPr>
          <w:ilvl w:val="0"/>
          <w:numId w:val="1"/>
        </w:numPr>
      </w:pPr>
      <w:r w:rsidRPr="00D36A29">
        <w:rPr>
          <w:b/>
          <w:bCs/>
        </w:rPr>
        <w:t>Content</w:t>
      </w:r>
      <w:r w:rsidRPr="00D36A29">
        <w:t>: 150-question library (54 Domain 1, 26 Domain 2, 30 Domain 3, 40 Domain 4), expandable to 300+.</w:t>
      </w:r>
    </w:p>
    <w:p w14:paraId="0C567E48" w14:textId="77777777" w:rsidR="00D36A29" w:rsidRPr="00D36A29" w:rsidRDefault="00D36A29" w:rsidP="00D36A29">
      <w:pPr>
        <w:numPr>
          <w:ilvl w:val="0"/>
          <w:numId w:val="1"/>
        </w:numPr>
      </w:pPr>
      <w:r w:rsidRPr="00D36A29">
        <w:rPr>
          <w:b/>
          <w:bCs/>
        </w:rPr>
        <w:t>Design</w:t>
      </w:r>
      <w:r w:rsidRPr="00D36A29">
        <w:t>: Cyberpunk Monk palette (dark blue #0F172A, gray #D1D5DB, blue #3B82F6, pink #F472B6).</w:t>
      </w:r>
    </w:p>
    <w:p w14:paraId="6D374F52" w14:textId="77777777" w:rsidR="00D36A29" w:rsidRPr="00D36A29" w:rsidRDefault="00D36A29" w:rsidP="00D36A29">
      <w:pPr>
        <w:numPr>
          <w:ilvl w:val="0"/>
          <w:numId w:val="1"/>
        </w:numPr>
      </w:pPr>
      <w:r w:rsidRPr="00D36A29">
        <w:rPr>
          <w:b/>
          <w:bCs/>
        </w:rPr>
        <w:t>Integration</w:t>
      </w:r>
      <w:r w:rsidRPr="00D36A29">
        <w:t>: Tracks Google PM Certificate progress (Courses 1–2 up to Module 2, samples for Courses 3–4, detailed for Courses 5–6). Quiz History sample: "31/07/2025, 11:44:55: 5/5 (100.00%) [Timed]".</w:t>
      </w:r>
    </w:p>
    <w:p w14:paraId="7DEADB58" w14:textId="77777777" w:rsidR="00D36A29" w:rsidRPr="00D36A29" w:rsidRDefault="00D36A29" w:rsidP="00D36A29">
      <w:pPr>
        <w:numPr>
          <w:ilvl w:val="0"/>
          <w:numId w:val="1"/>
        </w:numPr>
      </w:pPr>
      <w:r w:rsidRPr="00D36A29">
        <w:rPr>
          <w:b/>
          <w:bCs/>
        </w:rPr>
        <w:t>Interface Flow</w:t>
      </w:r>
      <w:r w:rsidRPr="00D36A29">
        <w:t>: Program selection (Foundations, Google PM Cert, Agile, Capstone), Study/Timed Mode, module selection (Study Mode).</w:t>
      </w:r>
    </w:p>
    <w:p w14:paraId="35EDC82A" w14:textId="77777777" w:rsidR="00D36A29" w:rsidRPr="00D36A29" w:rsidRDefault="00D36A29" w:rsidP="00D36A29">
      <w:pPr>
        <w:rPr>
          <w:b/>
          <w:bCs/>
        </w:rPr>
      </w:pPr>
      <w:r w:rsidRPr="00D36A29">
        <w:rPr>
          <w:b/>
          <w:bCs/>
        </w:rPr>
        <w:t>2. Goals and Objectives</w:t>
      </w:r>
    </w:p>
    <w:p w14:paraId="7E24BD35" w14:textId="77777777" w:rsidR="00D36A29" w:rsidRPr="00D36A29" w:rsidRDefault="00D36A29" w:rsidP="00D36A29">
      <w:pPr>
        <w:numPr>
          <w:ilvl w:val="0"/>
          <w:numId w:val="2"/>
        </w:numPr>
      </w:pPr>
      <w:r w:rsidRPr="00D36A29">
        <w:rPr>
          <w:b/>
          <w:bCs/>
        </w:rPr>
        <w:t>Goal</w:t>
      </w:r>
      <w:r w:rsidRPr="00D36A29">
        <w:t>: Lightweight CAPM exam simulator for practice and analysis.</w:t>
      </w:r>
    </w:p>
    <w:p w14:paraId="627BA52B" w14:textId="77777777" w:rsidR="00D36A29" w:rsidRPr="00D36A29" w:rsidRDefault="00D36A29" w:rsidP="00D36A29">
      <w:pPr>
        <w:numPr>
          <w:ilvl w:val="0"/>
          <w:numId w:val="2"/>
        </w:numPr>
      </w:pPr>
      <w:r w:rsidRPr="00D36A29">
        <w:rPr>
          <w:b/>
          <w:bCs/>
        </w:rPr>
        <w:t>Objectives</w:t>
      </w:r>
      <w:r w:rsidRPr="00D36A29">
        <w:t>:</w:t>
      </w:r>
    </w:p>
    <w:p w14:paraId="3C7C59D5" w14:textId="77777777" w:rsidR="00D36A29" w:rsidRPr="00D36A29" w:rsidRDefault="00D36A29" w:rsidP="00D36A29">
      <w:pPr>
        <w:numPr>
          <w:ilvl w:val="1"/>
          <w:numId w:val="2"/>
        </w:numPr>
      </w:pPr>
      <w:r w:rsidRPr="00D36A29">
        <w:lastRenderedPageBreak/>
        <w:t>Align with CAPM ECO (1: Fundamentals 36%, 2: Predictive 17%, 3: Agile 20%, 4: Business Analysis 27%).</w:t>
      </w:r>
    </w:p>
    <w:p w14:paraId="098F19D9" w14:textId="77777777" w:rsidR="00D36A29" w:rsidRPr="00D36A29" w:rsidRDefault="00D36A29" w:rsidP="00D36A29">
      <w:pPr>
        <w:numPr>
          <w:ilvl w:val="1"/>
          <w:numId w:val="2"/>
        </w:numPr>
      </w:pPr>
      <w:r w:rsidRPr="00D36A29">
        <w:t>Host on DSM using Nginx Docker (</w:t>
      </w:r>
      <w:hyperlink r:id="rId5" w:history="1">
        <w:r w:rsidRPr="00D36A29">
          <w:rPr>
            <w:rStyle w:val="Hyperlink"/>
          </w:rPr>
          <w:t>http://192.168.1.248:8081/index.html</w:t>
        </w:r>
      </w:hyperlink>
      <w:r w:rsidRPr="00D36A29">
        <w:t>).</w:t>
      </w:r>
    </w:p>
    <w:p w14:paraId="51DF48A9" w14:textId="77777777" w:rsidR="00D36A29" w:rsidRPr="00D36A29" w:rsidRDefault="00D36A29" w:rsidP="00D36A29">
      <w:pPr>
        <w:numPr>
          <w:ilvl w:val="1"/>
          <w:numId w:val="2"/>
        </w:numPr>
      </w:pPr>
      <w:r w:rsidRPr="00D36A29">
        <w:t>Minimize RAM usage (&lt;2.3GB).</w:t>
      </w:r>
    </w:p>
    <w:p w14:paraId="7DF36963" w14:textId="77777777" w:rsidR="00D36A29" w:rsidRPr="00D36A29" w:rsidRDefault="00D36A29" w:rsidP="00D36A29">
      <w:pPr>
        <w:numPr>
          <w:ilvl w:val="1"/>
          <w:numId w:val="2"/>
        </w:numPr>
      </w:pPr>
      <w:r w:rsidRPr="00D36A29">
        <w:t>Follow user preferences: formal tone, separate SSH commands, ls/dir verification, no large code dumps, port scans only on request.</w:t>
      </w:r>
    </w:p>
    <w:p w14:paraId="7E1EEDAD" w14:textId="77777777" w:rsidR="00D36A29" w:rsidRPr="00D36A29" w:rsidRDefault="00D36A29" w:rsidP="00D36A29">
      <w:pPr>
        <w:rPr>
          <w:b/>
          <w:bCs/>
        </w:rPr>
      </w:pPr>
      <w:r w:rsidRPr="00D36A29">
        <w:rPr>
          <w:b/>
          <w:bCs/>
        </w:rPr>
        <w:t>3. Files and Structure</w:t>
      </w:r>
    </w:p>
    <w:p w14:paraId="039109A7" w14:textId="77777777" w:rsidR="00D36A29" w:rsidRPr="00D36A29" w:rsidRDefault="00D36A29" w:rsidP="00D36A29">
      <w:pPr>
        <w:numPr>
          <w:ilvl w:val="0"/>
          <w:numId w:val="3"/>
        </w:numPr>
      </w:pPr>
      <w:r w:rsidRPr="00D36A29">
        <w:rPr>
          <w:b/>
          <w:bCs/>
        </w:rPr>
        <w:t>Directory</w:t>
      </w:r>
      <w:r w:rsidRPr="00D36A29">
        <w:t>:</w:t>
      </w:r>
    </w:p>
    <w:p w14:paraId="6E2BEC42" w14:textId="77777777" w:rsidR="00D36A29" w:rsidRPr="00D36A29" w:rsidRDefault="00D36A29" w:rsidP="00D36A29">
      <w:pPr>
        <w:numPr>
          <w:ilvl w:val="1"/>
          <w:numId w:val="3"/>
        </w:numPr>
      </w:pPr>
      <w:r w:rsidRPr="00D36A29">
        <w:t>Local: M:\OneDrive\Documents\GitHub\CAPM_Mock_Exam_Platform</w:t>
      </w:r>
    </w:p>
    <w:p w14:paraId="2613A0B5" w14:textId="77777777" w:rsidR="00D36A29" w:rsidRPr="00D36A29" w:rsidRDefault="00D36A29" w:rsidP="00D36A29">
      <w:pPr>
        <w:numPr>
          <w:ilvl w:val="1"/>
          <w:numId w:val="3"/>
        </w:numPr>
      </w:pPr>
      <w:r w:rsidRPr="00D36A29">
        <w:t>NAS: /volume1/Exam_Prep/html (Read/Write: admin, silicastorm, gituser; ReadOnly: Guest).</w:t>
      </w:r>
    </w:p>
    <w:p w14:paraId="5A08F5A0" w14:textId="77777777" w:rsidR="00D36A29" w:rsidRPr="00D36A29" w:rsidRDefault="00D36A29" w:rsidP="00D36A29">
      <w:pPr>
        <w:numPr>
          <w:ilvl w:val="0"/>
          <w:numId w:val="3"/>
        </w:numPr>
      </w:pPr>
      <w:r w:rsidRPr="00D36A29">
        <w:rPr>
          <w:b/>
          <w:bCs/>
        </w:rPr>
        <w:t>Files</w:t>
      </w:r>
      <w:r w:rsidRPr="00D36A29">
        <w:t xml:space="preserve"> (per dir 31-Jul-2025):</w:t>
      </w:r>
    </w:p>
    <w:p w14:paraId="24C3EBF8" w14:textId="77777777" w:rsidR="00D36A29" w:rsidRPr="00D36A29" w:rsidRDefault="00D36A29" w:rsidP="00D36A29">
      <w:pPr>
        <w:numPr>
          <w:ilvl w:val="1"/>
          <w:numId w:val="3"/>
        </w:numPr>
      </w:pPr>
      <w:r w:rsidRPr="00D36A29">
        <w:t>index.html (~237 bytes, incomplete; update to ~2 KB): Frontend with program/mode/module selection.</w:t>
      </w:r>
    </w:p>
    <w:p w14:paraId="0B4051B4" w14:textId="77777777" w:rsidR="00D36A29" w:rsidRPr="00D36A29" w:rsidRDefault="00D36A29" w:rsidP="00D36A29">
      <w:pPr>
        <w:numPr>
          <w:ilvl w:val="1"/>
          <w:numId w:val="3"/>
        </w:numPr>
      </w:pPr>
      <w:r w:rsidRPr="00D36A29">
        <w:t>styles.css (~1 KB, new): Local CSS replacing Tailwind CDN.</w:t>
      </w:r>
    </w:p>
    <w:p w14:paraId="3D8B1A3E" w14:textId="77777777" w:rsidR="00D36A29" w:rsidRPr="00D36A29" w:rsidRDefault="00D36A29" w:rsidP="00D36A29">
      <w:pPr>
        <w:numPr>
          <w:ilvl w:val="1"/>
          <w:numId w:val="3"/>
        </w:numPr>
      </w:pPr>
      <w:r w:rsidRPr="00D36A29">
        <w:t>questions.json (~37 KB, ~1500 lines): 150-question JSON database.</w:t>
      </w:r>
    </w:p>
    <w:p w14:paraId="1C7A8AAD" w14:textId="77777777" w:rsidR="00D36A29" w:rsidRPr="00D36A29" w:rsidRDefault="00D36A29" w:rsidP="00D36A29">
      <w:pPr>
        <w:numPr>
          <w:ilvl w:val="1"/>
          <w:numId w:val="3"/>
        </w:numPr>
      </w:pPr>
      <w:r w:rsidRPr="00D36A29">
        <w:t>ReadMe.md (~0 bytes; update to ~5 KB): Documentation.</w:t>
      </w:r>
    </w:p>
    <w:p w14:paraId="2426D3A2" w14:textId="77777777" w:rsidR="00D36A29" w:rsidRPr="00D36A29" w:rsidRDefault="00D36A29" w:rsidP="00D36A29">
      <w:pPr>
        <w:numPr>
          <w:ilvl w:val="1"/>
          <w:numId w:val="3"/>
        </w:numPr>
      </w:pPr>
      <w:r w:rsidRPr="00D36A29">
        <w:t>docker-compose.yml (~0 bytes; update to ~1 KB): Docker config.</w:t>
      </w:r>
    </w:p>
    <w:p w14:paraId="0091BDF4" w14:textId="77777777" w:rsidR="00D36A29" w:rsidRPr="00D36A29" w:rsidRDefault="00D36A29" w:rsidP="00D36A29">
      <w:pPr>
        <w:numPr>
          <w:ilvl w:val="1"/>
          <w:numId w:val="3"/>
        </w:numPr>
      </w:pPr>
      <w:r w:rsidRPr="00D36A29">
        <w:t>handover_report.md (~5 KB): This report.</w:t>
      </w:r>
    </w:p>
    <w:p w14:paraId="7230F3C8" w14:textId="77777777" w:rsidR="00D36A29" w:rsidRPr="00D36A29" w:rsidRDefault="00D36A29" w:rsidP="00D36A29">
      <w:pPr>
        <w:numPr>
          <w:ilvl w:val="1"/>
          <w:numId w:val="3"/>
        </w:numPr>
      </w:pPr>
      <w:r w:rsidRPr="00D36A29">
        <w:t>Legacy: capm_mock_exam.html (23 KB), CAPM Mock Exam Platform ReadMe.docx (19 KB), not used.</w:t>
      </w:r>
    </w:p>
    <w:p w14:paraId="5B053E0F" w14:textId="77777777" w:rsidR="00D36A29" w:rsidRPr="00D36A29" w:rsidRDefault="00D36A29" w:rsidP="00D36A29">
      <w:pPr>
        <w:numPr>
          <w:ilvl w:val="0"/>
          <w:numId w:val="3"/>
        </w:numPr>
      </w:pPr>
      <w:r w:rsidRPr="00D36A29">
        <w:rPr>
          <w:b/>
          <w:bCs/>
        </w:rPr>
        <w:t>GitHub</w:t>
      </w:r>
      <w:r w:rsidRPr="00D36A29">
        <w:t>: Use gituser for sync to /volume1/Exam_Prep.</w:t>
      </w:r>
    </w:p>
    <w:p w14:paraId="732ABB4F" w14:textId="77777777" w:rsidR="00D36A29" w:rsidRPr="00D36A29" w:rsidRDefault="00D36A29" w:rsidP="00D36A29">
      <w:pPr>
        <w:rPr>
          <w:b/>
          <w:bCs/>
        </w:rPr>
      </w:pPr>
      <w:r w:rsidRPr="00D36A29">
        <w:rPr>
          <w:b/>
          <w:bCs/>
        </w:rPr>
        <w:t>4. Question Library Instructions</w:t>
      </w:r>
    </w:p>
    <w:p w14:paraId="4960BB30" w14:textId="77777777" w:rsidR="00D36A29" w:rsidRPr="00D36A29" w:rsidRDefault="00D36A29" w:rsidP="00D36A29">
      <w:r w:rsidRPr="00D36A29">
        <w:t>Stored in questions.json for assessment depth.</w:t>
      </w:r>
    </w:p>
    <w:p w14:paraId="1EF9F316" w14:textId="77777777" w:rsidR="00D36A29" w:rsidRPr="00D36A29" w:rsidRDefault="00D36A29" w:rsidP="00D36A29">
      <w:pPr>
        <w:rPr>
          <w:b/>
          <w:bCs/>
        </w:rPr>
      </w:pPr>
      <w:r w:rsidRPr="00D36A29">
        <w:rPr>
          <w:b/>
          <w:bCs/>
        </w:rPr>
        <w:t>4.1 Sources</w:t>
      </w:r>
    </w:p>
    <w:p w14:paraId="75EF53E1" w14:textId="77777777" w:rsidR="00D36A29" w:rsidRPr="00D36A29" w:rsidRDefault="00D36A29" w:rsidP="00D36A29">
      <w:r w:rsidRPr="00D36A29">
        <w:t>Selected for reliability, ECO alignment, and user progress:</w:t>
      </w:r>
    </w:p>
    <w:p w14:paraId="7971C41D" w14:textId="77777777" w:rsidR="00D36A29" w:rsidRPr="00D36A29" w:rsidRDefault="00D36A29" w:rsidP="00D36A29">
      <w:pPr>
        <w:numPr>
          <w:ilvl w:val="0"/>
          <w:numId w:val="4"/>
        </w:numPr>
      </w:pPr>
      <w:r w:rsidRPr="00D36A29">
        <w:rPr>
          <w:b/>
          <w:bCs/>
        </w:rPr>
        <w:t>Primary</w:t>
      </w:r>
      <w:r w:rsidRPr="00D36A29">
        <w:t>: PMI 2023–2025 CAPM ECO, PMBOK Guide (7th Edition).</w:t>
      </w:r>
    </w:p>
    <w:p w14:paraId="1C7D8399" w14:textId="77777777" w:rsidR="00D36A29" w:rsidRPr="00D36A29" w:rsidRDefault="00D36A29" w:rsidP="00D36A29">
      <w:pPr>
        <w:numPr>
          <w:ilvl w:val="0"/>
          <w:numId w:val="4"/>
        </w:numPr>
      </w:pPr>
      <w:r w:rsidRPr="00D36A29">
        <w:rPr>
          <w:b/>
          <w:bCs/>
        </w:rPr>
        <w:t>Secondary</w:t>
      </w:r>
      <w:r w:rsidRPr="00D36A29">
        <w:t>: Adapted from verified providers (no copyright issues).</w:t>
      </w:r>
    </w:p>
    <w:p w14:paraId="162E5030" w14:textId="77777777" w:rsidR="00D36A29" w:rsidRPr="00D36A29" w:rsidRDefault="00D36A29" w:rsidP="00D36A29">
      <w:pPr>
        <w:numPr>
          <w:ilvl w:val="0"/>
          <w:numId w:val="4"/>
        </w:numPr>
      </w:pPr>
      <w:r w:rsidRPr="00D36A29">
        <w:rPr>
          <w:b/>
          <w:bCs/>
        </w:rPr>
        <w:t>User-Specific</w:t>
      </w:r>
      <w:r w:rsidRPr="00D36A29">
        <w:t>: Aligns with Google PM Certificate (Courses 1–2 Module 2 for Domain 1, Course 2 Modules 3–4 for Domain 2, Courses 5–6 for Domains 3–4, samples for Courses 3–4).</w:t>
      </w:r>
    </w:p>
    <w:p w14:paraId="09C6FF7B" w14:textId="77777777" w:rsidR="00D36A29" w:rsidRPr="00D36A29" w:rsidRDefault="00D36A29" w:rsidP="00D36A29">
      <w:pPr>
        <w:numPr>
          <w:ilvl w:val="0"/>
          <w:numId w:val="4"/>
        </w:numPr>
      </w:pPr>
      <w:r w:rsidRPr="00D36A29">
        <w:rPr>
          <w:b/>
          <w:bCs/>
        </w:rPr>
        <w:lastRenderedPageBreak/>
        <w:t>Full List (13 sources)</w:t>
      </w:r>
      <w:r w:rsidRPr="00D36A29">
        <w:t>:</w:t>
      </w:r>
    </w:p>
    <w:p w14:paraId="3243D472" w14:textId="77777777" w:rsidR="00D36A29" w:rsidRPr="00D36A29" w:rsidRDefault="00D36A29" w:rsidP="00D36A29">
      <w:pPr>
        <w:numPr>
          <w:ilvl w:val="1"/>
          <w:numId w:val="4"/>
        </w:numPr>
      </w:pPr>
      <w:r w:rsidRPr="00D36A29">
        <w:t>BrainBOK: 1,200+ questions, 8 exams, 2023 ECO.</w:t>
      </w:r>
    </w:p>
    <w:p w14:paraId="6F39ED2E" w14:textId="77777777" w:rsidR="00D36A29" w:rsidRPr="00D36A29" w:rsidRDefault="00D36A29" w:rsidP="00D36A29">
      <w:pPr>
        <w:numPr>
          <w:ilvl w:val="1"/>
          <w:numId w:val="4"/>
        </w:numPr>
      </w:pPr>
      <w:r w:rsidRPr="00D36A29">
        <w:t>Mometrix: Free 150-question test, premium options.</w:t>
      </w:r>
    </w:p>
    <w:p w14:paraId="1C4D00C3" w14:textId="77777777" w:rsidR="00D36A29" w:rsidRPr="00D36A29" w:rsidRDefault="00D36A29" w:rsidP="00D36A29">
      <w:pPr>
        <w:numPr>
          <w:ilvl w:val="1"/>
          <w:numId w:val="4"/>
        </w:numPr>
      </w:pPr>
      <w:r w:rsidRPr="00D36A29">
        <w:t>PMI Official Practice Exam: 150 questions, ECO-aligned.</w:t>
      </w:r>
    </w:p>
    <w:p w14:paraId="512306D7" w14:textId="77777777" w:rsidR="00D36A29" w:rsidRPr="00D36A29" w:rsidRDefault="00D36A29" w:rsidP="00D36A29">
      <w:pPr>
        <w:numPr>
          <w:ilvl w:val="1"/>
          <w:numId w:val="4"/>
        </w:numPr>
      </w:pPr>
      <w:r w:rsidRPr="00D36A29">
        <w:t>Agilemania: Free 150-question assessment.</w:t>
      </w:r>
    </w:p>
    <w:p w14:paraId="47CA4351" w14:textId="77777777" w:rsidR="00D36A29" w:rsidRPr="00D36A29" w:rsidRDefault="00D36A29" w:rsidP="00D36A29">
      <w:pPr>
        <w:numPr>
          <w:ilvl w:val="1"/>
          <w:numId w:val="4"/>
        </w:numPr>
      </w:pPr>
      <w:r w:rsidRPr="00D36A29">
        <w:t>Scribd: Free 150+ questions, 2023 ECO.</w:t>
      </w:r>
    </w:p>
    <w:p w14:paraId="358552C4" w14:textId="77777777" w:rsidR="00D36A29" w:rsidRPr="00D36A29" w:rsidRDefault="00D36A29" w:rsidP="00D36A29">
      <w:pPr>
        <w:numPr>
          <w:ilvl w:val="1"/>
          <w:numId w:val="4"/>
        </w:numPr>
      </w:pPr>
      <w:r w:rsidRPr="00D36A29">
        <w:t>Udemy CAPM Practice Exams: 600 questions, 2023 ECO.</w:t>
      </w:r>
    </w:p>
    <w:p w14:paraId="56C508F6" w14:textId="77777777" w:rsidR="00D36A29" w:rsidRPr="00D36A29" w:rsidRDefault="00D36A29" w:rsidP="00D36A29">
      <w:pPr>
        <w:numPr>
          <w:ilvl w:val="1"/>
          <w:numId w:val="4"/>
        </w:numPr>
      </w:pPr>
      <w:r w:rsidRPr="00D36A29">
        <w:t>Project Management Academy: Free questions, ECO details.</w:t>
      </w:r>
    </w:p>
    <w:p w14:paraId="5FF5A473" w14:textId="77777777" w:rsidR="00D36A29" w:rsidRPr="00D36A29" w:rsidRDefault="00D36A29" w:rsidP="00D36A29">
      <w:pPr>
        <w:numPr>
          <w:ilvl w:val="1"/>
          <w:numId w:val="4"/>
        </w:numPr>
      </w:pPr>
      <w:r w:rsidRPr="00D36A29">
        <w:t>ITExams.com: Free CAPM questions, 2023 ECO.</w:t>
      </w:r>
    </w:p>
    <w:p w14:paraId="6DB2BCDF" w14:textId="77777777" w:rsidR="00D36A29" w:rsidRPr="00D36A29" w:rsidRDefault="00D36A29" w:rsidP="00D36A29">
      <w:pPr>
        <w:numPr>
          <w:ilvl w:val="1"/>
          <w:numId w:val="4"/>
        </w:numPr>
      </w:pPr>
      <w:r w:rsidRPr="00D36A29">
        <w:t>PM Learning CAPM Simulator: 600+ questions, ECO-aligned.</w:t>
      </w:r>
    </w:p>
    <w:p w14:paraId="7D04A2D5" w14:textId="77777777" w:rsidR="00D36A29" w:rsidRPr="00D36A29" w:rsidRDefault="00D36A29" w:rsidP="00D36A29">
      <w:pPr>
        <w:numPr>
          <w:ilvl w:val="1"/>
          <w:numId w:val="4"/>
        </w:numPr>
      </w:pPr>
      <w:r w:rsidRPr="00D36A29">
        <w:t>Velociteach CAPM Practice Test A: 2023 ECO questions.</w:t>
      </w:r>
    </w:p>
    <w:p w14:paraId="35E7ADE8" w14:textId="77777777" w:rsidR="00D36A29" w:rsidRPr="00D36A29" w:rsidRDefault="00D36A29" w:rsidP="00D36A29">
      <w:pPr>
        <w:numPr>
          <w:ilvl w:val="1"/>
          <w:numId w:val="4"/>
        </w:numPr>
      </w:pPr>
      <w:r w:rsidRPr="00D36A29">
        <w:t>Coursera Google PM Quizzes: Foundational alignment.</w:t>
      </w:r>
    </w:p>
    <w:p w14:paraId="14075FBF" w14:textId="77777777" w:rsidR="00D36A29" w:rsidRPr="00D36A29" w:rsidRDefault="00D36A29" w:rsidP="00D36A29">
      <w:pPr>
        <w:numPr>
          <w:ilvl w:val="1"/>
          <w:numId w:val="4"/>
        </w:numPr>
      </w:pPr>
      <w:r w:rsidRPr="00D36A29">
        <w:t>PMI PMBOK Guide (7th Edition): ECO tasks/explanations.</w:t>
      </w:r>
    </w:p>
    <w:p w14:paraId="79F0DA48" w14:textId="77777777" w:rsidR="00D36A29" w:rsidRPr="00D36A29" w:rsidRDefault="00D36A29" w:rsidP="00D36A29">
      <w:pPr>
        <w:numPr>
          <w:ilvl w:val="1"/>
          <w:numId w:val="4"/>
        </w:numPr>
      </w:pPr>
      <w:r w:rsidRPr="00D36A29">
        <w:t>Owner’s Portfolio (Kronos, AIMS): Scenario-based questions.</w:t>
      </w:r>
    </w:p>
    <w:p w14:paraId="27F2E954" w14:textId="77777777" w:rsidR="00D36A29" w:rsidRPr="00D36A29" w:rsidRDefault="00D36A29" w:rsidP="00D36A29">
      <w:pPr>
        <w:rPr>
          <w:b/>
          <w:bCs/>
        </w:rPr>
      </w:pPr>
      <w:r w:rsidRPr="00D36A29">
        <w:rPr>
          <w:b/>
          <w:bCs/>
        </w:rPr>
        <w:t>4.2 Industry Standard</w:t>
      </w:r>
    </w:p>
    <w:p w14:paraId="2CEE0805" w14:textId="77777777" w:rsidR="00D36A29" w:rsidRPr="00D36A29" w:rsidRDefault="00D36A29" w:rsidP="00D36A29">
      <w:r w:rsidRPr="00D36A29">
        <w:t>Aligned with PMI 2023–2025 CAPM ECO:</w:t>
      </w:r>
    </w:p>
    <w:p w14:paraId="42B66CC0" w14:textId="77777777" w:rsidR="00D36A29" w:rsidRPr="00D36A29" w:rsidRDefault="00D36A29" w:rsidP="00D36A29">
      <w:pPr>
        <w:numPr>
          <w:ilvl w:val="0"/>
          <w:numId w:val="5"/>
        </w:numPr>
      </w:pPr>
      <w:r w:rsidRPr="00D36A29">
        <w:t>Domain 1: Fundamentals (36%, 54 questions).</w:t>
      </w:r>
    </w:p>
    <w:p w14:paraId="6B76DFC8" w14:textId="77777777" w:rsidR="00D36A29" w:rsidRPr="00D36A29" w:rsidRDefault="00D36A29" w:rsidP="00D36A29">
      <w:pPr>
        <w:numPr>
          <w:ilvl w:val="0"/>
          <w:numId w:val="5"/>
        </w:numPr>
      </w:pPr>
      <w:r w:rsidRPr="00D36A29">
        <w:t>Domain 2: Predictive (17%, 26 questions).</w:t>
      </w:r>
    </w:p>
    <w:p w14:paraId="4A73FA49" w14:textId="77777777" w:rsidR="00D36A29" w:rsidRPr="00D36A29" w:rsidRDefault="00D36A29" w:rsidP="00D36A29">
      <w:pPr>
        <w:numPr>
          <w:ilvl w:val="0"/>
          <w:numId w:val="5"/>
        </w:numPr>
      </w:pPr>
      <w:r w:rsidRPr="00D36A29">
        <w:t>Domain 3: Agile (20%, 30 questions).</w:t>
      </w:r>
    </w:p>
    <w:p w14:paraId="5E559B75" w14:textId="77777777" w:rsidR="00D36A29" w:rsidRPr="00D36A29" w:rsidRDefault="00D36A29" w:rsidP="00D36A29">
      <w:pPr>
        <w:numPr>
          <w:ilvl w:val="0"/>
          <w:numId w:val="5"/>
        </w:numPr>
      </w:pPr>
      <w:r w:rsidRPr="00D36A29">
        <w:t>Domain 4: Business Analysis (27%, 40 questions).</w:t>
      </w:r>
      <w:r w:rsidRPr="00D36A29">
        <w:br/>
        <w:t>Formats: single/multiple/matching/sequencing/scenario-based. Explanations link to ECO tasks and PMBOK.</w:t>
      </w:r>
    </w:p>
    <w:p w14:paraId="1539C8A6" w14:textId="77777777" w:rsidR="00D36A29" w:rsidRPr="00D36A29" w:rsidRDefault="00D36A29" w:rsidP="00D36A29">
      <w:pPr>
        <w:rPr>
          <w:b/>
          <w:bCs/>
        </w:rPr>
      </w:pPr>
      <w:r w:rsidRPr="00D36A29">
        <w:rPr>
          <w:b/>
          <w:bCs/>
        </w:rPr>
        <w:t>4.3 Question Allocation</w:t>
      </w:r>
    </w:p>
    <w:p w14:paraId="64D3466B" w14:textId="77777777" w:rsidR="00D36A29" w:rsidRPr="00D36A29" w:rsidRDefault="00D36A29" w:rsidP="00D36A29">
      <w:pPr>
        <w:numPr>
          <w:ilvl w:val="0"/>
          <w:numId w:val="6"/>
        </w:numPr>
      </w:pPr>
      <w:r w:rsidRPr="00D36A29">
        <w:rPr>
          <w:b/>
          <w:bCs/>
        </w:rPr>
        <w:t>Test Mode</w:t>
      </w:r>
      <w:r w:rsidRPr="00D36A29">
        <w:t>: 150 questions (135 scored, 15 unscored), 3 hours, Pearson VUE simulation, no feedback until end.</w:t>
      </w:r>
    </w:p>
    <w:p w14:paraId="184166F7" w14:textId="77777777" w:rsidR="00D36A29" w:rsidRPr="00D36A29" w:rsidRDefault="00D36A29" w:rsidP="00D36A29">
      <w:pPr>
        <w:numPr>
          <w:ilvl w:val="0"/>
          <w:numId w:val="6"/>
        </w:numPr>
      </w:pPr>
      <w:r w:rsidRPr="00D36A29">
        <w:rPr>
          <w:b/>
          <w:bCs/>
        </w:rPr>
        <w:t>Study Mode</w:t>
      </w:r>
      <w:r w:rsidRPr="00D36A29">
        <w:t>: Unlimited access to 150+ questions (expandable to 300+), immediate feedback, single/range module selection (6 courses, 27 modules).</w:t>
      </w:r>
    </w:p>
    <w:p w14:paraId="2017E162" w14:textId="77777777" w:rsidR="00D36A29" w:rsidRPr="00D36A29" w:rsidRDefault="00D36A29" w:rsidP="00D36A29">
      <w:pPr>
        <w:rPr>
          <w:b/>
          <w:bCs/>
        </w:rPr>
      </w:pPr>
      <w:r w:rsidRPr="00D36A29">
        <w:rPr>
          <w:b/>
          <w:bCs/>
        </w:rPr>
        <w:t>4.4 Index for Modes and Selection</w:t>
      </w:r>
    </w:p>
    <w:p w14:paraId="4F2E234C" w14:textId="77777777" w:rsidR="00D36A29" w:rsidRPr="00D36A29" w:rsidRDefault="00D36A29" w:rsidP="00D36A29">
      <w:pPr>
        <w:numPr>
          <w:ilvl w:val="0"/>
          <w:numId w:val="7"/>
        </w:numPr>
      </w:pPr>
      <w:r w:rsidRPr="00D36A29">
        <w:rPr>
          <w:b/>
          <w:bCs/>
        </w:rPr>
        <w:t>File</w:t>
      </w:r>
      <w:r w:rsidRPr="00D36A29">
        <w:t>: index.html (single frontend).</w:t>
      </w:r>
    </w:p>
    <w:p w14:paraId="380D0B61" w14:textId="77777777" w:rsidR="00D36A29" w:rsidRPr="00D36A29" w:rsidRDefault="00D36A29" w:rsidP="00D36A29">
      <w:pPr>
        <w:numPr>
          <w:ilvl w:val="0"/>
          <w:numId w:val="7"/>
        </w:numPr>
      </w:pPr>
      <w:r w:rsidRPr="00D36A29">
        <w:rPr>
          <w:b/>
          <w:bCs/>
        </w:rPr>
        <w:lastRenderedPageBreak/>
        <w:t>Study Mode</w:t>
      </w:r>
      <w:r w:rsidRPr="00D36A29">
        <w:t>: Via document.getElementById('study-mode-btn').onclick, shows module/range selection.</w:t>
      </w:r>
    </w:p>
    <w:p w14:paraId="677A49E0" w14:textId="77777777" w:rsidR="00D36A29" w:rsidRPr="00D36A29" w:rsidRDefault="00D36A29" w:rsidP="00D36A29">
      <w:pPr>
        <w:numPr>
          <w:ilvl w:val="0"/>
          <w:numId w:val="7"/>
        </w:numPr>
      </w:pPr>
      <w:r w:rsidRPr="00D36A29">
        <w:rPr>
          <w:b/>
          <w:bCs/>
        </w:rPr>
        <w:t>Test Mode</w:t>
      </w:r>
      <w:r w:rsidRPr="00D36A29">
        <w:t>: Via document.getElementById('timed-exam-mode-btn').onclick, 150-question timed exam.</w:t>
      </w:r>
    </w:p>
    <w:p w14:paraId="5970F4B5" w14:textId="77777777" w:rsidR="00D36A29" w:rsidRPr="00D36A29" w:rsidRDefault="00D36A29" w:rsidP="00D36A29">
      <w:pPr>
        <w:numPr>
          <w:ilvl w:val="0"/>
          <w:numId w:val="7"/>
        </w:numPr>
      </w:pPr>
      <w:r w:rsidRPr="00D36A29">
        <w:rPr>
          <w:b/>
          <w:bCs/>
        </w:rPr>
        <w:t>Program Selection</w:t>
      </w:r>
      <w:r w:rsidRPr="00D36A29">
        <w:t>: &lt;div id="program-selection"&gt; for Foundations, Google PM Cert, Agile, Capstone.</w:t>
      </w:r>
    </w:p>
    <w:p w14:paraId="5D68B7E4" w14:textId="77777777" w:rsidR="00D36A29" w:rsidRPr="00D36A29" w:rsidRDefault="00D36A29" w:rsidP="00D36A29">
      <w:pPr>
        <w:numPr>
          <w:ilvl w:val="0"/>
          <w:numId w:val="7"/>
        </w:numPr>
      </w:pPr>
      <w:r w:rsidRPr="00D36A29">
        <w:rPr>
          <w:b/>
          <w:bCs/>
        </w:rPr>
        <w:t>Module Selection</w:t>
      </w:r>
      <w:r w:rsidRPr="00D36A29">
        <w:t>: &lt;div id="single-selection"&gt; and &lt;div id="range-selection"&gt; for single/multiple modules (Study Mode).</w:t>
      </w:r>
    </w:p>
    <w:p w14:paraId="15639480" w14:textId="77777777" w:rsidR="00D36A29" w:rsidRPr="00D36A29" w:rsidRDefault="00D36A29" w:rsidP="00D36A29">
      <w:pPr>
        <w:rPr>
          <w:b/>
          <w:bCs/>
        </w:rPr>
      </w:pPr>
      <w:r w:rsidRPr="00D36A29">
        <w:rPr>
          <w:b/>
          <w:bCs/>
        </w:rPr>
        <w:t>5. File Contents</w:t>
      </w:r>
    </w:p>
    <w:p w14:paraId="2844B0D8" w14:textId="77777777" w:rsidR="00D36A29" w:rsidRPr="00D36A29" w:rsidRDefault="00D36A29" w:rsidP="00D36A29">
      <w:pPr>
        <w:rPr>
          <w:b/>
          <w:bCs/>
        </w:rPr>
      </w:pPr>
      <w:r w:rsidRPr="00D36A29">
        <w:rPr>
          <w:b/>
          <w:bCs/>
        </w:rPr>
        <w:t>5.1 index.html (~2 KB, ~150 lines)</w:t>
      </w:r>
    </w:p>
    <w:p w14:paraId="6E4106BD" w14:textId="77777777" w:rsidR="00D36A29" w:rsidRPr="00D36A29" w:rsidRDefault="00D36A29" w:rsidP="00D36A29">
      <w:r w:rsidRPr="00D36A29">
        <w:t>&lt;!DOCTYPE html&gt;</w:t>
      </w:r>
    </w:p>
    <w:p w14:paraId="4FAC6A4F" w14:textId="77777777" w:rsidR="00D36A29" w:rsidRPr="00D36A29" w:rsidRDefault="00D36A29" w:rsidP="00D36A29">
      <w:r w:rsidRPr="00D36A29">
        <w:t>&lt;html lang="en"&gt;</w:t>
      </w:r>
    </w:p>
    <w:p w14:paraId="24773709" w14:textId="77777777" w:rsidR="00D36A29" w:rsidRPr="00D36A29" w:rsidRDefault="00D36A29" w:rsidP="00D36A29">
      <w:r w:rsidRPr="00D36A29">
        <w:t>&lt;head&gt;</w:t>
      </w:r>
    </w:p>
    <w:p w14:paraId="0C87220C" w14:textId="77777777" w:rsidR="00D36A29" w:rsidRPr="00D36A29" w:rsidRDefault="00D36A29" w:rsidP="00D36A29">
      <w:r w:rsidRPr="00D36A29">
        <w:t xml:space="preserve">    &lt;meta charset="UTF-8"&gt;</w:t>
      </w:r>
    </w:p>
    <w:p w14:paraId="3731EEAB" w14:textId="77777777" w:rsidR="00D36A29" w:rsidRPr="00D36A29" w:rsidRDefault="00D36A29" w:rsidP="00D36A29">
      <w:r w:rsidRPr="00D36A29">
        <w:t xml:space="preserve">    &lt;meta name="viewport" content="width=device-width, initial-scale=1.0"&gt;</w:t>
      </w:r>
    </w:p>
    <w:p w14:paraId="119DD477" w14:textId="77777777" w:rsidR="00D36A29" w:rsidRPr="00D36A29" w:rsidRDefault="00D36A29" w:rsidP="00D36A29">
      <w:r w:rsidRPr="00D36A29">
        <w:t xml:space="preserve">    &lt;title&gt;CAPM Mock Exam&lt;/title&gt;</w:t>
      </w:r>
    </w:p>
    <w:p w14:paraId="6EEC9180" w14:textId="77777777" w:rsidR="00D36A29" w:rsidRPr="00D36A29" w:rsidRDefault="00D36A29" w:rsidP="00D36A29">
      <w:r w:rsidRPr="00D36A29">
        <w:t xml:space="preserve">    &lt;link rel="stylesheet" href="styles.css"&gt;</w:t>
      </w:r>
    </w:p>
    <w:p w14:paraId="0496C527" w14:textId="77777777" w:rsidR="00D36A29" w:rsidRPr="00D36A29" w:rsidRDefault="00D36A29" w:rsidP="00D36A29">
      <w:r w:rsidRPr="00D36A29">
        <w:t>&lt;/head&gt;</w:t>
      </w:r>
    </w:p>
    <w:p w14:paraId="27162124" w14:textId="77777777" w:rsidR="00D36A29" w:rsidRPr="00D36A29" w:rsidRDefault="00D36A29" w:rsidP="00D36A29">
      <w:r w:rsidRPr="00D36A29">
        <w:t>&lt;body&gt;</w:t>
      </w:r>
    </w:p>
    <w:p w14:paraId="17022FDB" w14:textId="77777777" w:rsidR="00D36A29" w:rsidRPr="00D36A29" w:rsidRDefault="00D36A29" w:rsidP="00D36A29">
      <w:r w:rsidRPr="00D36A29">
        <w:t xml:space="preserve">    &lt;div class="container"&gt;</w:t>
      </w:r>
    </w:p>
    <w:p w14:paraId="49F2ACDD" w14:textId="77777777" w:rsidR="00D36A29" w:rsidRPr="00D36A29" w:rsidRDefault="00D36A29" w:rsidP="00D36A29">
      <w:r w:rsidRPr="00D36A29">
        <w:t xml:space="preserve">        &lt;h1 class="text-2xl font-bold mb-4 text-center"&gt;CAPM Mock Exam&lt;/h1&gt;</w:t>
      </w:r>
    </w:p>
    <w:p w14:paraId="7DDE7EFC" w14:textId="77777777" w:rsidR="00D36A29" w:rsidRPr="00D36A29" w:rsidRDefault="00D36A29" w:rsidP="00D36A29">
      <w:r w:rsidRPr="00D36A29">
        <w:t xml:space="preserve">        &lt;div id="program-selection" class="card mb-4"&gt;</w:t>
      </w:r>
    </w:p>
    <w:p w14:paraId="5BBA8E8B" w14:textId="77777777" w:rsidR="00D36A29" w:rsidRPr="00D36A29" w:rsidRDefault="00D36A29" w:rsidP="00D36A29">
      <w:r w:rsidRPr="00D36A29">
        <w:t xml:space="preserve">            &lt;h2 class="text-lg font-semibold mb-2 text-gray-800"&gt;Select Program&lt;/h2&gt;</w:t>
      </w:r>
    </w:p>
    <w:p w14:paraId="1EFB5439" w14:textId="77777777" w:rsidR="00D36A29" w:rsidRPr="00D36A29" w:rsidRDefault="00D36A29" w:rsidP="00D36A29">
      <w:r w:rsidRPr="00D36A29">
        <w:t xml:space="preserve">            &lt;button id="foundations-btn" class="w-full mb-2"&gt;Foundations&lt;/button&gt;</w:t>
      </w:r>
    </w:p>
    <w:p w14:paraId="2ADACD80" w14:textId="77777777" w:rsidR="00D36A29" w:rsidRPr="00D36A29" w:rsidRDefault="00D36A29" w:rsidP="00D36A29">
      <w:r w:rsidRPr="00D36A29">
        <w:t xml:space="preserve">            &lt;button id="google-pm-cert-btn" class="w-full mb-2"&gt;Google PM Cert&lt;/button&gt;</w:t>
      </w:r>
    </w:p>
    <w:p w14:paraId="270A6338" w14:textId="77777777" w:rsidR="00D36A29" w:rsidRPr="00D36A29" w:rsidRDefault="00D36A29" w:rsidP="00D36A29">
      <w:r w:rsidRPr="00D36A29">
        <w:t xml:space="preserve">            &lt;button id="agile-btn" class="w-full mb-2"&gt;Agile&lt;/button&gt;</w:t>
      </w:r>
    </w:p>
    <w:p w14:paraId="548D2C44" w14:textId="77777777" w:rsidR="00D36A29" w:rsidRPr="00D36A29" w:rsidRDefault="00D36A29" w:rsidP="00D36A29">
      <w:r w:rsidRPr="00D36A29">
        <w:t xml:space="preserve">            &lt;button id="capstone-btn" class="w-full mb-2"&gt;Capstone&lt;/button&gt;</w:t>
      </w:r>
    </w:p>
    <w:p w14:paraId="46E80D23" w14:textId="77777777" w:rsidR="00D36A29" w:rsidRPr="00D36A29" w:rsidRDefault="00D36A29" w:rsidP="00D36A29">
      <w:r w:rsidRPr="00D36A29">
        <w:t xml:space="preserve">        &lt;/div&gt;</w:t>
      </w:r>
    </w:p>
    <w:p w14:paraId="4F4CC8C9" w14:textId="77777777" w:rsidR="00D36A29" w:rsidRPr="00D36A29" w:rsidRDefault="00D36A29" w:rsidP="00D36A29">
      <w:r w:rsidRPr="00D36A29">
        <w:t xml:space="preserve">        &lt;div id="mode-selection" class="card mb-4 hidden"&gt;</w:t>
      </w:r>
    </w:p>
    <w:p w14:paraId="4FBFB563" w14:textId="77777777" w:rsidR="00D36A29" w:rsidRPr="00D36A29" w:rsidRDefault="00D36A29" w:rsidP="00D36A29">
      <w:r w:rsidRPr="00D36A29">
        <w:t xml:space="preserve">            &lt;h2 class="text-lg font-semibold mb-2 text-gray-800"&gt;Select Mode&lt;/h2&gt;</w:t>
      </w:r>
    </w:p>
    <w:p w14:paraId="089E862A" w14:textId="77777777" w:rsidR="00D36A29" w:rsidRPr="00D36A29" w:rsidRDefault="00D36A29" w:rsidP="00D36A29">
      <w:r w:rsidRPr="00D36A29">
        <w:lastRenderedPageBreak/>
        <w:t xml:space="preserve">            &lt;button id="study-mode-btn" class="w-full mb-2"&gt;Study Mode&lt;/button&gt;</w:t>
      </w:r>
    </w:p>
    <w:p w14:paraId="448D9BA6" w14:textId="77777777" w:rsidR="00D36A29" w:rsidRPr="00D36A29" w:rsidRDefault="00D36A29" w:rsidP="00D36A29">
      <w:r w:rsidRPr="00D36A29">
        <w:t xml:space="preserve">            &lt;button id="timed-exam-mode-btn" class="w-full"&gt;Timed Exam Mode&lt;/button&gt;</w:t>
      </w:r>
    </w:p>
    <w:p w14:paraId="07991775" w14:textId="77777777" w:rsidR="00D36A29" w:rsidRPr="00D36A29" w:rsidRDefault="00D36A29" w:rsidP="00D36A29">
      <w:r w:rsidRPr="00D36A29">
        <w:t xml:space="preserve">        &lt;/div&gt;</w:t>
      </w:r>
    </w:p>
    <w:p w14:paraId="1725A96A" w14:textId="77777777" w:rsidR="00D36A29" w:rsidRPr="00D36A29" w:rsidRDefault="00D36A29" w:rsidP="00D36A29">
      <w:r w:rsidRPr="00D36A29">
        <w:t xml:space="preserve">        &lt;div id="quiz-selection" class="card mb-4 hidden"&gt;</w:t>
      </w:r>
    </w:p>
    <w:p w14:paraId="1AE10D0B" w14:textId="77777777" w:rsidR="00D36A29" w:rsidRPr="00D36A29" w:rsidRDefault="00D36A29" w:rsidP="00D36A29">
      <w:r w:rsidRPr="00D36A29">
        <w:t xml:space="preserve">            &lt;h2 class="text-lg font-semibold mb-2 text-gray-800"&gt;Select Quiz Content&lt;/h2&gt;</w:t>
      </w:r>
    </w:p>
    <w:p w14:paraId="46BE280D" w14:textId="77777777" w:rsidR="00D36A29" w:rsidRPr="00D36A29" w:rsidRDefault="00D36A29" w:rsidP="00D36A29">
      <w:r w:rsidRPr="00D36A29">
        <w:t xml:space="preserve">            &lt;div id="single-selection" class="mb-4"&gt;</w:t>
      </w:r>
    </w:p>
    <w:p w14:paraId="08135863" w14:textId="77777777" w:rsidR="00D36A29" w:rsidRPr="00D36A29" w:rsidRDefault="00D36A29" w:rsidP="00D36A29">
      <w:r w:rsidRPr="00D36A29">
        <w:t xml:space="preserve">                &lt;label for="single-course-module" class="block mb-2 text-gray-800"&gt;Select Module:&lt;/label&gt;</w:t>
      </w:r>
    </w:p>
    <w:p w14:paraId="69328363" w14:textId="77777777" w:rsidR="00D36A29" w:rsidRPr="00D36A29" w:rsidRDefault="00D36A29" w:rsidP="00D36A29">
      <w:r w:rsidRPr="00D36A29">
        <w:t xml:space="preserve">                &lt;select id="single-course-module" class="w-full p-2 border rounded border-gray-300"&gt;&lt;/select&gt;</w:t>
      </w:r>
    </w:p>
    <w:p w14:paraId="51E75A5C" w14:textId="77777777" w:rsidR="00D36A29" w:rsidRPr="00D36A29" w:rsidRDefault="00D36A29" w:rsidP="00D36A29">
      <w:r w:rsidRPr="00D36A29">
        <w:t xml:space="preserve">            &lt;/div&gt;</w:t>
      </w:r>
    </w:p>
    <w:p w14:paraId="33825CC1" w14:textId="77777777" w:rsidR="00D36A29" w:rsidRPr="00D36A29" w:rsidRDefault="00D36A29" w:rsidP="00D36A29">
      <w:r w:rsidRPr="00D36A29">
        <w:t xml:space="preserve">            &lt;div id="range-selection" class="mb-4"&gt;</w:t>
      </w:r>
    </w:p>
    <w:p w14:paraId="2B2D3015" w14:textId="77777777" w:rsidR="00D36A29" w:rsidRPr="00D36A29" w:rsidRDefault="00D36A29" w:rsidP="00D36A29">
      <w:r w:rsidRPr="00D36A29">
        <w:t xml:space="preserve">                &lt;label for="from-course-module" class="block mb-2 text-gray-800"&gt;From Module:&lt;/label&gt;</w:t>
      </w:r>
    </w:p>
    <w:p w14:paraId="7F9A528B" w14:textId="77777777" w:rsidR="00D36A29" w:rsidRPr="00D36A29" w:rsidRDefault="00D36A29" w:rsidP="00D36A29">
      <w:r w:rsidRPr="00D36A29">
        <w:t xml:space="preserve">                &lt;select id="from-course-module" class="w-full p-2 border rounded border-gray-300 mb-2"&gt;&lt;/select&gt;</w:t>
      </w:r>
    </w:p>
    <w:p w14:paraId="5E5D922F" w14:textId="77777777" w:rsidR="00D36A29" w:rsidRPr="00D36A29" w:rsidRDefault="00D36A29" w:rsidP="00D36A29">
      <w:r w:rsidRPr="00D36A29">
        <w:t xml:space="preserve">                &lt;label for="to-course-module" class="block mb-2 text-gray-800"&gt;To Module:&lt;/label&gt;</w:t>
      </w:r>
    </w:p>
    <w:p w14:paraId="46BE004C" w14:textId="77777777" w:rsidR="00D36A29" w:rsidRPr="00D36A29" w:rsidRDefault="00D36A29" w:rsidP="00D36A29">
      <w:r w:rsidRPr="00D36A29">
        <w:t xml:space="preserve">                &lt;select id="to-course-module" class="w-full p-2 border rounded border-gray-300"&gt;&lt;/select&gt;</w:t>
      </w:r>
    </w:p>
    <w:p w14:paraId="021E3AAE" w14:textId="77777777" w:rsidR="00D36A29" w:rsidRPr="00D36A29" w:rsidRDefault="00D36A29" w:rsidP="00D36A29">
      <w:r w:rsidRPr="00D36A29">
        <w:t xml:space="preserve">            &lt;/div&gt;</w:t>
      </w:r>
    </w:p>
    <w:p w14:paraId="5CBDDB3C" w14:textId="77777777" w:rsidR="00D36A29" w:rsidRPr="00D36A29" w:rsidRDefault="00D36A29" w:rsidP="00D36A29">
      <w:r w:rsidRPr="00D36A29">
        <w:t xml:space="preserve">            &lt;button id="start-quiz-btn" class="w-full"&gt;Start Quiz&lt;/button&gt;</w:t>
      </w:r>
    </w:p>
    <w:p w14:paraId="7A906536" w14:textId="77777777" w:rsidR="00D36A29" w:rsidRPr="00D36A29" w:rsidRDefault="00D36A29" w:rsidP="00D36A29">
      <w:r w:rsidRPr="00D36A29">
        <w:t xml:space="preserve">        &lt;/div&gt;</w:t>
      </w:r>
    </w:p>
    <w:p w14:paraId="1087C65A" w14:textId="77777777" w:rsidR="00D36A29" w:rsidRPr="00D36A29" w:rsidRDefault="00D36A29" w:rsidP="00D36A29">
      <w:r w:rsidRPr="00D36A29">
        <w:t xml:space="preserve">        &lt;div id="quiz-container" class="card mb-4 hidden"&gt;</w:t>
      </w:r>
    </w:p>
    <w:p w14:paraId="43D11661" w14:textId="77777777" w:rsidR="00D36A29" w:rsidRPr="00D36A29" w:rsidRDefault="00D36A29" w:rsidP="00D36A29">
      <w:r w:rsidRPr="00D36A29">
        <w:t xml:space="preserve">            &lt;div id="timer" class="timer mb-2 hidden"&gt;&lt;/div&gt;</w:t>
      </w:r>
    </w:p>
    <w:p w14:paraId="47545D1B" w14:textId="77777777" w:rsidR="00D36A29" w:rsidRPr="00D36A29" w:rsidRDefault="00D36A29" w:rsidP="00D36A29">
      <w:r w:rsidRPr="00D36A29">
        <w:t xml:space="preserve">            &lt;div id="question-number"&gt;&lt;/div&gt;</w:t>
      </w:r>
    </w:p>
    <w:p w14:paraId="0A84B4CC" w14:textId="77777777" w:rsidR="00D36A29" w:rsidRPr="00D36A29" w:rsidRDefault="00D36A29" w:rsidP="00D36A29">
      <w:r w:rsidRPr="00D36A29">
        <w:t xml:space="preserve">            &lt;div id="question" class="mb-4"&gt;&lt;/div&gt;</w:t>
      </w:r>
    </w:p>
    <w:p w14:paraId="20189D60" w14:textId="77777777" w:rsidR="00D36A29" w:rsidRPr="00D36A29" w:rsidRDefault="00D36A29" w:rsidP="00D36A29">
      <w:r w:rsidRPr="00D36A29">
        <w:t xml:space="preserve">            &lt;div id="options"&gt;&lt;/div&gt;</w:t>
      </w:r>
    </w:p>
    <w:p w14:paraId="6B5A263E" w14:textId="77777777" w:rsidR="00D36A29" w:rsidRPr="00D36A29" w:rsidRDefault="00D36A29" w:rsidP="00D36A29">
      <w:r w:rsidRPr="00D36A29">
        <w:t xml:space="preserve">            &lt;div id="feedback" class="hidden"&gt;&lt;/div&gt;</w:t>
      </w:r>
    </w:p>
    <w:p w14:paraId="7C7A0577" w14:textId="77777777" w:rsidR="00D36A29" w:rsidRPr="00D36A29" w:rsidRDefault="00D36A29" w:rsidP="00D36A29">
      <w:r w:rsidRPr="00D36A29">
        <w:t xml:space="preserve">            &lt;div class="flex justify-between mt-4"&gt;</w:t>
      </w:r>
    </w:p>
    <w:p w14:paraId="7030AAA0" w14:textId="77777777" w:rsidR="00D36A29" w:rsidRPr="00D36A29" w:rsidRDefault="00D36A29" w:rsidP="00D36A29">
      <w:r w:rsidRPr="00D36A29">
        <w:t xml:space="preserve">                &lt;button id="previous-btn" class="hidden"&gt;Previous&lt;/button&gt;</w:t>
      </w:r>
    </w:p>
    <w:p w14:paraId="160EBAD5" w14:textId="77777777" w:rsidR="00D36A29" w:rsidRPr="00D36A29" w:rsidRDefault="00D36A29" w:rsidP="00D36A29">
      <w:r w:rsidRPr="00D36A29">
        <w:t xml:space="preserve">                &lt;button id="submit-btn"&gt;Submit&lt;/button&gt;</w:t>
      </w:r>
    </w:p>
    <w:p w14:paraId="4E2236D9" w14:textId="77777777" w:rsidR="00D36A29" w:rsidRPr="00D36A29" w:rsidRDefault="00D36A29" w:rsidP="00D36A29">
      <w:r w:rsidRPr="00D36A29">
        <w:lastRenderedPageBreak/>
        <w:t xml:space="preserve">                &lt;button id="next-btn" class="hidden"&gt;Next&lt;/button&gt;</w:t>
      </w:r>
    </w:p>
    <w:p w14:paraId="119F08E3" w14:textId="77777777" w:rsidR="00D36A29" w:rsidRPr="00D36A29" w:rsidRDefault="00D36A29" w:rsidP="00D36A29">
      <w:r w:rsidRPr="00D36A29">
        <w:t xml:space="preserve">            &lt;/div&gt;</w:t>
      </w:r>
    </w:p>
    <w:p w14:paraId="1D24AF14" w14:textId="77777777" w:rsidR="00D36A29" w:rsidRPr="00D36A29" w:rsidRDefault="00D36A29" w:rsidP="00D36A29">
      <w:r w:rsidRPr="00D36A29">
        <w:t xml:space="preserve">        &lt;/div&gt;</w:t>
      </w:r>
    </w:p>
    <w:p w14:paraId="235D581A" w14:textId="77777777" w:rsidR="00D36A29" w:rsidRPr="00D36A29" w:rsidRDefault="00D36A29" w:rsidP="00D36A29">
      <w:r w:rsidRPr="00D36A29">
        <w:t xml:space="preserve">        &lt;div id="results" class="card mb-4 hidden"&gt;</w:t>
      </w:r>
    </w:p>
    <w:p w14:paraId="4F099C03" w14:textId="77777777" w:rsidR="00D36A29" w:rsidRPr="00D36A29" w:rsidRDefault="00D36A29" w:rsidP="00D36A29">
      <w:r w:rsidRPr="00D36A29">
        <w:t xml:space="preserve">            &lt;h2 class="text-lg font-semibold mb-2"&gt;Results&lt;/h2&gt;</w:t>
      </w:r>
    </w:p>
    <w:p w14:paraId="3EB2EC44" w14:textId="77777777" w:rsidR="00D36A29" w:rsidRPr="00D36A29" w:rsidRDefault="00D36A29" w:rsidP="00D36A29">
      <w:r w:rsidRPr="00D36A29">
        <w:t xml:space="preserve">            &lt;p id="score"&gt;&lt;/p&gt;</w:t>
      </w:r>
    </w:p>
    <w:p w14:paraId="711EC9FC" w14:textId="77777777" w:rsidR="00D36A29" w:rsidRPr="00D36A29" w:rsidRDefault="00D36A29" w:rsidP="00D36A29">
      <w:r w:rsidRPr="00D36A29">
        <w:t xml:space="preserve">            &lt;div id="incorrect-answers"&gt;&lt;/div&gt;</w:t>
      </w:r>
    </w:p>
    <w:p w14:paraId="4537CE38" w14:textId="77777777" w:rsidR="00D36A29" w:rsidRPr="00D36A29" w:rsidRDefault="00D36A29" w:rsidP="00D36A29">
      <w:r w:rsidRPr="00D36A29">
        <w:t xml:space="preserve">            &lt;p id="domains-to-review"&gt;&lt;/p&gt;</w:t>
      </w:r>
    </w:p>
    <w:p w14:paraId="08EF15FC" w14:textId="77777777" w:rsidR="00D36A29" w:rsidRPr="00D36A29" w:rsidRDefault="00D36A29" w:rsidP="00D36A29">
      <w:r w:rsidRPr="00D36A29">
        <w:t xml:space="preserve">            &lt;button id="new-quiz-btn"&gt;New Quiz&lt;/button&gt;</w:t>
      </w:r>
    </w:p>
    <w:p w14:paraId="572B1DA4" w14:textId="77777777" w:rsidR="00D36A29" w:rsidRPr="00D36A29" w:rsidRDefault="00D36A29" w:rsidP="00D36A29">
      <w:r w:rsidRPr="00D36A29">
        <w:t xml:space="preserve">        &lt;/div&gt;</w:t>
      </w:r>
    </w:p>
    <w:p w14:paraId="2C1D0627" w14:textId="77777777" w:rsidR="00D36A29" w:rsidRPr="00D36A29" w:rsidRDefault="00D36A29" w:rsidP="00D36A29">
      <w:r w:rsidRPr="00D36A29">
        <w:t xml:space="preserve">        &lt;div id="history" class="card"&gt;</w:t>
      </w:r>
    </w:p>
    <w:p w14:paraId="7081DD62" w14:textId="77777777" w:rsidR="00D36A29" w:rsidRPr="00D36A29" w:rsidRDefault="00D36A29" w:rsidP="00D36A29">
      <w:r w:rsidRPr="00D36A29">
        <w:t xml:space="preserve">            &lt;h2 class="text-lg font-semibold mb-2"&gt;Quiz History&lt;/h2&gt;</w:t>
      </w:r>
    </w:p>
    <w:p w14:paraId="4116E2ED" w14:textId="77777777" w:rsidR="00D36A29" w:rsidRPr="00D36A29" w:rsidRDefault="00D36A29" w:rsidP="00D36A29">
      <w:r w:rsidRPr="00D36A29">
        <w:t xml:space="preserve">            &lt;ul id="history-list"&gt;&lt;/ul&gt;</w:t>
      </w:r>
    </w:p>
    <w:p w14:paraId="260C6E59" w14:textId="77777777" w:rsidR="00D36A29" w:rsidRPr="00D36A29" w:rsidRDefault="00D36A29" w:rsidP="00D36A29">
      <w:r w:rsidRPr="00D36A29">
        <w:t xml:space="preserve">        &lt;/div&gt;</w:t>
      </w:r>
    </w:p>
    <w:p w14:paraId="45F2146A" w14:textId="77777777" w:rsidR="00D36A29" w:rsidRPr="00D36A29" w:rsidRDefault="00D36A29" w:rsidP="00D36A29">
      <w:r w:rsidRPr="00D36A29">
        <w:t xml:space="preserve">    &lt;/div&gt;</w:t>
      </w:r>
    </w:p>
    <w:p w14:paraId="7305F64E" w14:textId="77777777" w:rsidR="00D36A29" w:rsidRPr="00D36A29" w:rsidRDefault="00D36A29" w:rsidP="00D36A29">
      <w:r w:rsidRPr="00D36A29">
        <w:t xml:space="preserve">    &lt;script&gt;</w:t>
      </w:r>
    </w:p>
    <w:p w14:paraId="46C6F955" w14:textId="77777777" w:rsidR="00D36A29" w:rsidRPr="00D36A29" w:rsidRDefault="00D36A29" w:rsidP="00D36A29">
      <w:r w:rsidRPr="00D36A29">
        <w:t xml:space="preserve">        let questions = [];</w:t>
      </w:r>
    </w:p>
    <w:p w14:paraId="5A581A67" w14:textId="77777777" w:rsidR="00D36A29" w:rsidRPr="00D36A29" w:rsidRDefault="00D36A29" w:rsidP="00D36A29">
      <w:r w:rsidRPr="00D36A29">
        <w:t xml:space="preserve">        let selectedProgram = '';</w:t>
      </w:r>
    </w:p>
    <w:p w14:paraId="00F9CA2C" w14:textId="77777777" w:rsidR="00D36A29" w:rsidRPr="00D36A29" w:rsidRDefault="00D36A29" w:rsidP="00D36A29">
      <w:r w:rsidRPr="00D36A29">
        <w:t xml:space="preserve">        fetch('/questions.json').then(res =&gt; res.json()).then(data =&gt; questions = data).catch(err =&gt; console.error('Fetch error:', err));</w:t>
      </w:r>
    </w:p>
    <w:p w14:paraId="09CDAAEB" w14:textId="77777777" w:rsidR="00D36A29" w:rsidRPr="00D36A29" w:rsidRDefault="00D36A29" w:rsidP="00D36A29">
      <w:r w:rsidRPr="00D36A29">
        <w:t xml:space="preserve">        let currentQuestion = 0, score = 0, incorrectAnswers = [], userAnswers = [], timerInterval, remainingTime = 10800, mode = '';</w:t>
      </w:r>
    </w:p>
    <w:p w14:paraId="32229DF0" w14:textId="77777777" w:rsidR="00D36A29" w:rsidRPr="00D36A29" w:rsidRDefault="00D36A29" w:rsidP="00D36A29">
      <w:r w:rsidRPr="00D36A29">
        <w:t xml:space="preserve">        let quizHistory = JSON.parse(localStorage.getItem('quizHistory')) || [{ date: "31/07/2025, 11:44:55", score: "5/5", percentage: "100.00", mode: "timed" }];</w:t>
      </w:r>
    </w:p>
    <w:p w14:paraId="7511D7BD" w14:textId="77777777" w:rsidR="00D36A29" w:rsidRPr="00D36A29" w:rsidRDefault="00D36A29" w:rsidP="00D36A29">
      <w:r w:rsidRPr="00D36A29">
        <w:t xml:space="preserve">        const programModules = {</w:t>
      </w:r>
    </w:p>
    <w:p w14:paraId="488E6429" w14:textId="77777777" w:rsidR="00D36A29" w:rsidRPr="00D36A29" w:rsidRDefault="00D36A29" w:rsidP="00D36A29">
      <w:r w:rsidRPr="00D36A29">
        <w:t xml:space="preserve">            'Foundations': ['Module 1: Defining Project Management', 'Module 2: Project Manager Roles', 'Module 3: Project Life Cycle', 'Module 4: Organizational Structures'],</w:t>
      </w:r>
    </w:p>
    <w:p w14:paraId="19A549BF" w14:textId="77777777" w:rsidR="00D36A29" w:rsidRPr="00D36A29" w:rsidRDefault="00D36A29" w:rsidP="00D36A29">
      <w:r w:rsidRPr="00D36A29">
        <w:t xml:space="preserve">            'Google PM Cert': ['Module 1: Project Goals and Scope', 'Module 2: Stakeholder Analysis', 'Module 3: Project Charter', 'Module 4: Project Management Tools'],</w:t>
      </w:r>
    </w:p>
    <w:p w14:paraId="750AD77C" w14:textId="77777777" w:rsidR="00D36A29" w:rsidRPr="00D36A29" w:rsidRDefault="00D36A29" w:rsidP="00D36A29">
      <w:r w:rsidRPr="00D36A29">
        <w:t xml:space="preserve">            'Agile': ['Module 1: Agile PM and Scrum', 'Module 2: Scrum Roles', 'Module 3: Product Backlog', 'Module 4: Agile Strategies'],</w:t>
      </w:r>
    </w:p>
    <w:p w14:paraId="3BF9AB9B" w14:textId="77777777" w:rsidR="00D36A29" w:rsidRPr="00D36A29" w:rsidRDefault="00D36A29" w:rsidP="00D36A29">
      <w:r w:rsidRPr="00D36A29">
        <w:lastRenderedPageBreak/>
        <w:t xml:space="preserve">            'Capstone': ['Module 1: Analyzing Documents', 'Module 2: Identifying Tasks', 'Module 3: Quality Standards', 'Module 4: Escalating Problems']</w:t>
      </w:r>
    </w:p>
    <w:p w14:paraId="74392103" w14:textId="77777777" w:rsidR="00D36A29" w:rsidRPr="00D36A29" w:rsidRDefault="00D36A29" w:rsidP="00D36A29">
      <w:r w:rsidRPr="00D36A29">
        <w:t xml:space="preserve">        };</w:t>
      </w:r>
    </w:p>
    <w:p w14:paraId="4EB469C6" w14:textId="77777777" w:rsidR="00D36A29" w:rsidRPr="00D36A29" w:rsidRDefault="00D36A29" w:rsidP="00D36A29">
      <w:r w:rsidRPr="00D36A29">
        <w:t xml:space="preserve">        function populateModuleDropdowns() {</w:t>
      </w:r>
    </w:p>
    <w:p w14:paraId="7A4AAA2B" w14:textId="77777777" w:rsidR="00D36A29" w:rsidRPr="00D36A29" w:rsidRDefault="00D36A29" w:rsidP="00D36A29">
      <w:r w:rsidRPr="00D36A29">
        <w:t xml:space="preserve">            const singleSelect = document.getElementById('single-course-module');</w:t>
      </w:r>
    </w:p>
    <w:p w14:paraId="1D6F1A46" w14:textId="77777777" w:rsidR="00D36A29" w:rsidRPr="00D36A29" w:rsidRDefault="00D36A29" w:rsidP="00D36A29">
      <w:r w:rsidRPr="00D36A29">
        <w:t xml:space="preserve">            const fromSelect = document.getElementById('from-course-module');</w:t>
      </w:r>
    </w:p>
    <w:p w14:paraId="4A4FC393" w14:textId="77777777" w:rsidR="00D36A29" w:rsidRPr="00D36A29" w:rsidRDefault="00D36A29" w:rsidP="00D36A29">
      <w:r w:rsidRPr="00D36A29">
        <w:t xml:space="preserve">            const toSelect = document.getElementById('to-course-module');</w:t>
      </w:r>
    </w:p>
    <w:p w14:paraId="710EB790" w14:textId="77777777" w:rsidR="00D36A29" w:rsidRPr="00D36A29" w:rsidRDefault="00D36A29" w:rsidP="00D36A29">
      <w:r w:rsidRPr="00D36A29">
        <w:t xml:space="preserve">            singleSelect.innerHTML = '';</w:t>
      </w:r>
    </w:p>
    <w:p w14:paraId="5CA5155C" w14:textId="77777777" w:rsidR="00D36A29" w:rsidRPr="00D36A29" w:rsidRDefault="00D36A29" w:rsidP="00D36A29">
      <w:r w:rsidRPr="00D36A29">
        <w:t xml:space="preserve">            fromSelect.innerHTML = '';</w:t>
      </w:r>
    </w:p>
    <w:p w14:paraId="4431429D" w14:textId="77777777" w:rsidR="00D36A29" w:rsidRPr="00D36A29" w:rsidRDefault="00D36A29" w:rsidP="00D36A29">
      <w:r w:rsidRPr="00D36A29">
        <w:t xml:space="preserve">            toSelect.innerHTML = '';</w:t>
      </w:r>
    </w:p>
    <w:p w14:paraId="30D552DC" w14:textId="77777777" w:rsidR="00D36A29" w:rsidRPr="00D36A29" w:rsidRDefault="00D36A29" w:rsidP="00D36A29">
      <w:r w:rsidRPr="00D36A29">
        <w:t xml:space="preserve">            programModules[selectedProgram].forEach(module =&gt; {</w:t>
      </w:r>
    </w:p>
    <w:p w14:paraId="02D882E4" w14:textId="77777777" w:rsidR="00D36A29" w:rsidRPr="00D36A29" w:rsidRDefault="00D36A29" w:rsidP="00D36A29">
      <w:r w:rsidRPr="00D36A29">
        <w:t xml:space="preserve">                const option = document.createElement('option');</w:t>
      </w:r>
    </w:p>
    <w:p w14:paraId="47220473" w14:textId="77777777" w:rsidR="00D36A29" w:rsidRPr="00D36A29" w:rsidRDefault="00D36A29" w:rsidP="00D36A29">
      <w:r w:rsidRPr="00D36A29">
        <w:t xml:space="preserve">                option.value = module;</w:t>
      </w:r>
    </w:p>
    <w:p w14:paraId="7F117C47" w14:textId="77777777" w:rsidR="00D36A29" w:rsidRPr="00D36A29" w:rsidRDefault="00D36A29" w:rsidP="00D36A29">
      <w:r w:rsidRPr="00D36A29">
        <w:t xml:space="preserve">                option.textContent = module;</w:t>
      </w:r>
    </w:p>
    <w:p w14:paraId="5CD9B218" w14:textId="77777777" w:rsidR="00D36A29" w:rsidRPr="00D36A29" w:rsidRDefault="00D36A29" w:rsidP="00D36A29">
      <w:r w:rsidRPr="00D36A29">
        <w:t xml:space="preserve">                singleSelect.appendChild(option.cloneNode(true));</w:t>
      </w:r>
    </w:p>
    <w:p w14:paraId="269217C4" w14:textId="77777777" w:rsidR="00D36A29" w:rsidRPr="00D36A29" w:rsidRDefault="00D36A29" w:rsidP="00D36A29">
      <w:r w:rsidRPr="00D36A29">
        <w:t xml:space="preserve">                fromSelect.appendChild(option.cloneNode(true));</w:t>
      </w:r>
    </w:p>
    <w:p w14:paraId="4DA673E6" w14:textId="77777777" w:rsidR="00D36A29" w:rsidRPr="00D36A29" w:rsidRDefault="00D36A29" w:rsidP="00D36A29">
      <w:r w:rsidRPr="00D36A29">
        <w:t xml:space="preserve">                toSelect.appendChild(option.cloneNode(true));</w:t>
      </w:r>
    </w:p>
    <w:p w14:paraId="05B91327" w14:textId="77777777" w:rsidR="00D36A29" w:rsidRPr="00D36A29" w:rsidRDefault="00D36A29" w:rsidP="00D36A29">
      <w:r w:rsidRPr="00D36A29">
        <w:t xml:space="preserve">            });</w:t>
      </w:r>
    </w:p>
    <w:p w14:paraId="2820756B" w14:textId="77777777" w:rsidR="00D36A29" w:rsidRPr="00D36A29" w:rsidRDefault="00D36A29" w:rsidP="00D36A29">
      <w:r w:rsidRPr="00D36A29">
        <w:t xml:space="preserve">        }</w:t>
      </w:r>
    </w:p>
    <w:p w14:paraId="004550D5" w14:textId="77777777" w:rsidR="00D36A29" w:rsidRPr="00D36A29" w:rsidRDefault="00D36A29" w:rsidP="00D36A29">
      <w:r w:rsidRPr="00D36A29">
        <w:t xml:space="preserve">        document.getElementById('foundations-btn').onclick = () =&gt; {</w:t>
      </w:r>
    </w:p>
    <w:p w14:paraId="7E3AAF60" w14:textId="77777777" w:rsidR="00D36A29" w:rsidRPr="00D36A29" w:rsidRDefault="00D36A29" w:rsidP="00D36A29">
      <w:r w:rsidRPr="00D36A29">
        <w:t xml:space="preserve">            selectedProgram = 'Foundations';</w:t>
      </w:r>
    </w:p>
    <w:p w14:paraId="2C66F854" w14:textId="77777777" w:rsidR="00D36A29" w:rsidRPr="00D36A29" w:rsidRDefault="00D36A29" w:rsidP="00D36A29">
      <w:r w:rsidRPr="00D36A29">
        <w:t xml:space="preserve">            document.getElementById('program-selection').classList.add('hidden');</w:t>
      </w:r>
    </w:p>
    <w:p w14:paraId="05517986" w14:textId="77777777" w:rsidR="00D36A29" w:rsidRPr="00D36A29" w:rsidRDefault="00D36A29" w:rsidP="00D36A29">
      <w:r w:rsidRPr="00D36A29">
        <w:t xml:space="preserve">            document.getElementById('mode-selection').classList.remove('hidden');</w:t>
      </w:r>
    </w:p>
    <w:p w14:paraId="21AFB657" w14:textId="77777777" w:rsidR="00D36A29" w:rsidRPr="00D36A29" w:rsidRDefault="00D36A29" w:rsidP="00D36A29">
      <w:r w:rsidRPr="00D36A29">
        <w:t xml:space="preserve">        };</w:t>
      </w:r>
    </w:p>
    <w:p w14:paraId="6CF2E4F8" w14:textId="77777777" w:rsidR="00D36A29" w:rsidRPr="00D36A29" w:rsidRDefault="00D36A29" w:rsidP="00D36A29">
      <w:r w:rsidRPr="00D36A29">
        <w:t xml:space="preserve">        document.getElementById('google-pm-cert-btn').onclick = () =&gt; {</w:t>
      </w:r>
    </w:p>
    <w:p w14:paraId="3D46F53B" w14:textId="77777777" w:rsidR="00D36A29" w:rsidRPr="00D36A29" w:rsidRDefault="00D36A29" w:rsidP="00D36A29">
      <w:r w:rsidRPr="00D36A29">
        <w:t xml:space="preserve">            selectedProgram = 'Google PM Cert';</w:t>
      </w:r>
    </w:p>
    <w:p w14:paraId="663AAB14" w14:textId="77777777" w:rsidR="00D36A29" w:rsidRPr="00D36A29" w:rsidRDefault="00D36A29" w:rsidP="00D36A29">
      <w:r w:rsidRPr="00D36A29">
        <w:t xml:space="preserve">            document.getElementById('program-selection').classList.add('hidden');</w:t>
      </w:r>
    </w:p>
    <w:p w14:paraId="73C20584" w14:textId="77777777" w:rsidR="00D36A29" w:rsidRPr="00D36A29" w:rsidRDefault="00D36A29" w:rsidP="00D36A29">
      <w:r w:rsidRPr="00D36A29">
        <w:t xml:space="preserve">            document.getElementById('mode-selection').classList.remove('hidden');</w:t>
      </w:r>
    </w:p>
    <w:p w14:paraId="755A7E54" w14:textId="77777777" w:rsidR="00D36A29" w:rsidRPr="00D36A29" w:rsidRDefault="00D36A29" w:rsidP="00D36A29">
      <w:r w:rsidRPr="00D36A29">
        <w:t xml:space="preserve">        };</w:t>
      </w:r>
    </w:p>
    <w:p w14:paraId="2BAD5394" w14:textId="77777777" w:rsidR="00D36A29" w:rsidRPr="00D36A29" w:rsidRDefault="00D36A29" w:rsidP="00D36A29">
      <w:r w:rsidRPr="00D36A29">
        <w:lastRenderedPageBreak/>
        <w:t xml:space="preserve">        document.getElementById('agile-btn').onclick = () =&gt; {</w:t>
      </w:r>
    </w:p>
    <w:p w14:paraId="336C205F" w14:textId="77777777" w:rsidR="00D36A29" w:rsidRPr="00D36A29" w:rsidRDefault="00D36A29" w:rsidP="00D36A29">
      <w:r w:rsidRPr="00D36A29">
        <w:t xml:space="preserve">            selectedProgram = 'Agile';</w:t>
      </w:r>
    </w:p>
    <w:p w14:paraId="56229A8D" w14:textId="77777777" w:rsidR="00D36A29" w:rsidRPr="00D36A29" w:rsidRDefault="00D36A29" w:rsidP="00D36A29">
      <w:r w:rsidRPr="00D36A29">
        <w:t xml:space="preserve">            document.getElementById('program-selection').classList.add('hidden');</w:t>
      </w:r>
    </w:p>
    <w:p w14:paraId="088FFC5A" w14:textId="77777777" w:rsidR="00D36A29" w:rsidRPr="00D36A29" w:rsidRDefault="00D36A29" w:rsidP="00D36A29">
      <w:r w:rsidRPr="00D36A29">
        <w:t xml:space="preserve">            document.getElementById('mode-selection').classList.remove('hidden');</w:t>
      </w:r>
    </w:p>
    <w:p w14:paraId="16D0B61B" w14:textId="77777777" w:rsidR="00D36A29" w:rsidRPr="00D36A29" w:rsidRDefault="00D36A29" w:rsidP="00D36A29">
      <w:r w:rsidRPr="00D36A29">
        <w:t xml:space="preserve">        };</w:t>
      </w:r>
    </w:p>
    <w:p w14:paraId="5FE6E021" w14:textId="77777777" w:rsidR="00D36A29" w:rsidRPr="00D36A29" w:rsidRDefault="00D36A29" w:rsidP="00D36A29">
      <w:r w:rsidRPr="00D36A29">
        <w:t xml:space="preserve">        document.getElementById('capstone-btn').onclick = () =&gt; {</w:t>
      </w:r>
    </w:p>
    <w:p w14:paraId="37314647" w14:textId="77777777" w:rsidR="00D36A29" w:rsidRPr="00D36A29" w:rsidRDefault="00D36A29" w:rsidP="00D36A29">
      <w:r w:rsidRPr="00D36A29">
        <w:t xml:space="preserve">            selectedProgram = 'Capstone';</w:t>
      </w:r>
    </w:p>
    <w:p w14:paraId="7861E808" w14:textId="77777777" w:rsidR="00D36A29" w:rsidRPr="00D36A29" w:rsidRDefault="00D36A29" w:rsidP="00D36A29">
      <w:r w:rsidRPr="00D36A29">
        <w:t xml:space="preserve">            document.getElementById('program-selection').classList.add('hidden');</w:t>
      </w:r>
    </w:p>
    <w:p w14:paraId="5F0F7DBB" w14:textId="77777777" w:rsidR="00D36A29" w:rsidRPr="00D36A29" w:rsidRDefault="00D36A29" w:rsidP="00D36A29">
      <w:r w:rsidRPr="00D36A29">
        <w:t xml:space="preserve">            document.getElementById('mode-selection').classList.remove('hidden');</w:t>
      </w:r>
    </w:p>
    <w:p w14:paraId="70574E77" w14:textId="77777777" w:rsidR="00D36A29" w:rsidRPr="00D36A29" w:rsidRDefault="00D36A29" w:rsidP="00D36A29">
      <w:r w:rsidRPr="00D36A29">
        <w:t xml:space="preserve">        };</w:t>
      </w:r>
    </w:p>
    <w:p w14:paraId="606A1BC5" w14:textId="77777777" w:rsidR="00D36A29" w:rsidRPr="00D36A29" w:rsidRDefault="00D36A29" w:rsidP="00D36A29">
      <w:r w:rsidRPr="00D36A29">
        <w:t xml:space="preserve">        document.getElementById('study-mode-btn').onclick = () =&gt; {</w:t>
      </w:r>
    </w:p>
    <w:p w14:paraId="61B84E2C" w14:textId="77777777" w:rsidR="00D36A29" w:rsidRPr="00D36A29" w:rsidRDefault="00D36A29" w:rsidP="00D36A29">
      <w:r w:rsidRPr="00D36A29">
        <w:t xml:space="preserve">            mode = 'study';</w:t>
      </w:r>
    </w:p>
    <w:p w14:paraId="769BE69E" w14:textId="77777777" w:rsidR="00D36A29" w:rsidRPr="00D36A29" w:rsidRDefault="00D36A29" w:rsidP="00D36A29">
      <w:r w:rsidRPr="00D36A29">
        <w:t xml:space="preserve">            document.getElementById('mode-selection').classList.add('hidden');</w:t>
      </w:r>
    </w:p>
    <w:p w14:paraId="55EB262C" w14:textId="77777777" w:rsidR="00D36A29" w:rsidRPr="00D36A29" w:rsidRDefault="00D36A29" w:rsidP="00D36A29">
      <w:r w:rsidRPr="00D36A29">
        <w:t xml:space="preserve">            document.getElementById('quiz-selection').classList.remove('hidden');</w:t>
      </w:r>
    </w:p>
    <w:p w14:paraId="392439AE" w14:textId="77777777" w:rsidR="00D36A29" w:rsidRPr="00D36A29" w:rsidRDefault="00D36A29" w:rsidP="00D36A29">
      <w:r w:rsidRPr="00D36A29">
        <w:t xml:space="preserve">            populateModuleDropdowns();</w:t>
      </w:r>
    </w:p>
    <w:p w14:paraId="3DC59DEE" w14:textId="77777777" w:rsidR="00D36A29" w:rsidRPr="00D36A29" w:rsidRDefault="00D36A29" w:rsidP="00D36A29">
      <w:r w:rsidRPr="00D36A29">
        <w:t xml:space="preserve">        };</w:t>
      </w:r>
    </w:p>
    <w:p w14:paraId="61488581" w14:textId="77777777" w:rsidR="00D36A29" w:rsidRPr="00D36A29" w:rsidRDefault="00D36A29" w:rsidP="00D36A29">
      <w:r w:rsidRPr="00D36A29">
        <w:t xml:space="preserve">        document.getElementById('timed-exam-mode-btn').onclick = () =&gt; {</w:t>
      </w:r>
    </w:p>
    <w:p w14:paraId="3636A218" w14:textId="77777777" w:rsidR="00D36A29" w:rsidRPr="00D36A29" w:rsidRDefault="00D36A29" w:rsidP="00D36A29">
      <w:r w:rsidRPr="00D36A29">
        <w:t xml:space="preserve">            mode = 'timed';</w:t>
      </w:r>
    </w:p>
    <w:p w14:paraId="68F552B3" w14:textId="77777777" w:rsidR="00D36A29" w:rsidRPr="00D36A29" w:rsidRDefault="00D36A29" w:rsidP="00D36A29">
      <w:r w:rsidRPr="00D36A29">
        <w:t xml:space="preserve">            document.getElementById('mode-selection').classList.add('hidden');</w:t>
      </w:r>
    </w:p>
    <w:p w14:paraId="26729105" w14:textId="77777777" w:rsidR="00D36A29" w:rsidRPr="00D36A29" w:rsidRDefault="00D36A29" w:rsidP="00D36A29">
      <w:r w:rsidRPr="00D36A29">
        <w:t xml:space="preserve">            document.getElementById('quiz-container').classList.remove('hidden');</w:t>
      </w:r>
    </w:p>
    <w:p w14:paraId="14322730" w14:textId="77777777" w:rsidR="00D36A29" w:rsidRPr="00D36A29" w:rsidRDefault="00D36A29" w:rsidP="00D36A29">
      <w:r w:rsidRPr="00D36A29">
        <w:t xml:space="preserve">            document.getElementById('timer').classList.remove('hidden');</w:t>
      </w:r>
    </w:p>
    <w:p w14:paraId="63162305" w14:textId="77777777" w:rsidR="00D36A29" w:rsidRPr="00D36A29" w:rsidRDefault="00D36A29" w:rsidP="00D36A29">
      <w:r w:rsidRPr="00D36A29">
        <w:t xml:space="preserve">            startTimer();</w:t>
      </w:r>
    </w:p>
    <w:p w14:paraId="634A54B3" w14:textId="77777777" w:rsidR="00D36A29" w:rsidRPr="00D36A29" w:rsidRDefault="00D36A29" w:rsidP="00D36A29">
      <w:r w:rsidRPr="00D36A29">
        <w:t xml:space="preserve">        };</w:t>
      </w:r>
    </w:p>
    <w:p w14:paraId="35A047B8" w14:textId="77777777" w:rsidR="00D36A29" w:rsidRPr="00D36A29" w:rsidRDefault="00D36A29" w:rsidP="00D36A29">
      <w:r w:rsidRPr="00D36A29">
        <w:t xml:space="preserve">        document.getElementById('start-quiz-btn').onclick = () =&gt; {</w:t>
      </w:r>
    </w:p>
    <w:p w14:paraId="60EC3EE0" w14:textId="77777777" w:rsidR="00D36A29" w:rsidRPr="00D36A29" w:rsidRDefault="00D36A29" w:rsidP="00D36A29">
      <w:r w:rsidRPr="00D36A29">
        <w:t xml:space="preserve">            document.getElementById('quiz-selection').classList.add('hidden');</w:t>
      </w:r>
    </w:p>
    <w:p w14:paraId="6234F9D4" w14:textId="77777777" w:rsidR="00D36A29" w:rsidRPr="00D36A29" w:rsidRDefault="00D36A29" w:rsidP="00D36A29">
      <w:r w:rsidRPr="00D36A29">
        <w:t xml:space="preserve">            document.getElementById('quiz-container').classList.remove('hidden');</w:t>
      </w:r>
    </w:p>
    <w:p w14:paraId="25612DC8" w14:textId="77777777" w:rsidR="00D36A29" w:rsidRPr="00D36A29" w:rsidRDefault="00D36A29" w:rsidP="00D36A29">
      <w:r w:rsidRPr="00D36A29">
        <w:t xml:space="preserve">        };</w:t>
      </w:r>
    </w:p>
    <w:p w14:paraId="1C261D7C" w14:textId="77777777" w:rsidR="00D36A29" w:rsidRPr="00D36A29" w:rsidRDefault="00D36A29" w:rsidP="00D36A29">
      <w:r w:rsidRPr="00D36A29">
        <w:t xml:space="preserve">        document.getElementById('submit-btn').onclick = () =&gt; {</w:t>
      </w:r>
    </w:p>
    <w:p w14:paraId="7D45F0FD" w14:textId="77777777" w:rsidR="00D36A29" w:rsidRPr="00D36A29" w:rsidRDefault="00D36A29" w:rsidP="00D36A29">
      <w:r w:rsidRPr="00D36A29">
        <w:t xml:space="preserve">            document.getElementById('results').classList.remove('hidden');</w:t>
      </w:r>
    </w:p>
    <w:p w14:paraId="7F3B1D08" w14:textId="77777777" w:rsidR="00D36A29" w:rsidRPr="00D36A29" w:rsidRDefault="00D36A29" w:rsidP="00D36A29">
      <w:r w:rsidRPr="00D36A29">
        <w:lastRenderedPageBreak/>
        <w:t xml:space="preserve">            document.getElementById('quiz-container').classList.add('hidden');</w:t>
      </w:r>
    </w:p>
    <w:p w14:paraId="19D5B751" w14:textId="77777777" w:rsidR="00D36A29" w:rsidRPr="00D36A29" w:rsidRDefault="00D36A29" w:rsidP="00D36A29">
      <w:r w:rsidRPr="00D36A29">
        <w:t xml:space="preserve">            stopTimer();</w:t>
      </w:r>
    </w:p>
    <w:p w14:paraId="36E65832" w14:textId="77777777" w:rsidR="00D36A29" w:rsidRPr="00D36A29" w:rsidRDefault="00D36A29" w:rsidP="00D36A29">
      <w:r w:rsidRPr="00D36A29">
        <w:t xml:space="preserve">        };</w:t>
      </w:r>
    </w:p>
    <w:p w14:paraId="3DD251BA" w14:textId="77777777" w:rsidR="00D36A29" w:rsidRPr="00D36A29" w:rsidRDefault="00D36A29" w:rsidP="00D36A29">
      <w:r w:rsidRPr="00D36A29">
        <w:t xml:space="preserve">        document.getElementById('new-quiz-btn').onclick = () =&gt; {</w:t>
      </w:r>
    </w:p>
    <w:p w14:paraId="4896250F" w14:textId="77777777" w:rsidR="00D36A29" w:rsidRPr="00D36A29" w:rsidRDefault="00D36A29" w:rsidP="00D36A29">
      <w:r w:rsidRPr="00D36A29">
        <w:t xml:space="preserve">            document.getElementById('results').classList.add('hidden');</w:t>
      </w:r>
    </w:p>
    <w:p w14:paraId="43189E25" w14:textId="77777777" w:rsidR="00D36A29" w:rsidRPr="00D36A29" w:rsidRDefault="00D36A29" w:rsidP="00D36A29">
      <w:r w:rsidRPr="00D36A29">
        <w:t xml:space="preserve">            document.getElementById('program-selection').classList.remove('hidden');</w:t>
      </w:r>
    </w:p>
    <w:p w14:paraId="2277C849" w14:textId="77777777" w:rsidR="00D36A29" w:rsidRPr="00D36A29" w:rsidRDefault="00D36A29" w:rsidP="00D36A29">
      <w:r w:rsidRPr="00D36A29">
        <w:t xml:space="preserve">        };</w:t>
      </w:r>
    </w:p>
    <w:p w14:paraId="684B6000" w14:textId="77777777" w:rsidR="00D36A29" w:rsidRPr="00D36A29" w:rsidRDefault="00D36A29" w:rsidP="00D36A29">
      <w:r w:rsidRPr="00D36A29">
        <w:t xml:space="preserve">        function startTimer() {</w:t>
      </w:r>
    </w:p>
    <w:p w14:paraId="2EAEC4C8" w14:textId="77777777" w:rsidR="00D36A29" w:rsidRPr="00D36A29" w:rsidRDefault="00D36A29" w:rsidP="00D36A29">
      <w:r w:rsidRPr="00D36A29">
        <w:t xml:space="preserve">            timerInterval = setInterval(() =&gt; {</w:t>
      </w:r>
    </w:p>
    <w:p w14:paraId="01BFEBE6" w14:textId="77777777" w:rsidR="00D36A29" w:rsidRPr="00D36A29" w:rsidRDefault="00D36A29" w:rsidP="00D36A29">
      <w:r w:rsidRPr="00D36A29">
        <w:t xml:space="preserve">                remainingTime--;</w:t>
      </w:r>
    </w:p>
    <w:p w14:paraId="3AC995B8" w14:textId="77777777" w:rsidR="00D36A29" w:rsidRPr="00D36A29" w:rsidRDefault="00D36A29" w:rsidP="00D36A29">
      <w:r w:rsidRPr="00D36A29">
        <w:t xml:space="preserve">                const h = Math.floor(remainingTime / 3600), m = Math.floor((remainingTime % 3600) / 60), s = remainingTime % 60;</w:t>
      </w:r>
    </w:p>
    <w:p w14:paraId="62819267" w14:textId="77777777" w:rsidR="00D36A29" w:rsidRPr="00D36A29" w:rsidRDefault="00D36A29" w:rsidP="00D36A29">
      <w:r w:rsidRPr="00D36A29">
        <w:t xml:space="preserve">                document.getElementById('timer').innerText = `${h}:${m.toString().padStart(2, '0')}:${s.toString().padStart(2, '0')}`;</w:t>
      </w:r>
    </w:p>
    <w:p w14:paraId="1FDA731B" w14:textId="77777777" w:rsidR="00D36A29" w:rsidRPr="00D36A29" w:rsidRDefault="00D36A29" w:rsidP="00D36A29">
      <w:r w:rsidRPr="00D36A29">
        <w:t xml:space="preserve">                if (remainingTime &lt;= 0) { clearInterval(timerInterval); showResults(); }</w:t>
      </w:r>
    </w:p>
    <w:p w14:paraId="1A7E85B0" w14:textId="77777777" w:rsidR="00D36A29" w:rsidRPr="00D36A29" w:rsidRDefault="00D36A29" w:rsidP="00D36A29">
      <w:r w:rsidRPr="00D36A29">
        <w:t xml:space="preserve">            }, 1000);</w:t>
      </w:r>
    </w:p>
    <w:p w14:paraId="02DB713B" w14:textId="77777777" w:rsidR="00D36A29" w:rsidRPr="00D36A29" w:rsidRDefault="00D36A29" w:rsidP="00D36A29">
      <w:r w:rsidRPr="00D36A29">
        <w:t xml:space="preserve">        }</w:t>
      </w:r>
    </w:p>
    <w:p w14:paraId="37939211" w14:textId="77777777" w:rsidR="00D36A29" w:rsidRPr="00D36A29" w:rsidRDefault="00D36A29" w:rsidP="00D36A29">
      <w:r w:rsidRPr="00D36A29">
        <w:t xml:space="preserve">        function stopTimer() { clearInterval(timerInterval); }</w:t>
      </w:r>
    </w:p>
    <w:p w14:paraId="33576168" w14:textId="77777777" w:rsidR="00D36A29" w:rsidRPr="00D36A29" w:rsidRDefault="00D36A29" w:rsidP="00D36A29">
      <w:r w:rsidRPr="00D36A29">
        <w:t xml:space="preserve">    &lt;/script&gt;</w:t>
      </w:r>
    </w:p>
    <w:p w14:paraId="3A40AB59" w14:textId="77777777" w:rsidR="00D36A29" w:rsidRPr="00D36A29" w:rsidRDefault="00D36A29" w:rsidP="00D36A29">
      <w:r w:rsidRPr="00D36A29">
        <w:t>&lt;/body&gt;</w:t>
      </w:r>
    </w:p>
    <w:p w14:paraId="5DFA43A1" w14:textId="77777777" w:rsidR="00D36A29" w:rsidRPr="00D36A29" w:rsidRDefault="00D36A29" w:rsidP="00D36A29">
      <w:r w:rsidRPr="00D36A29">
        <w:t>&lt;/html&gt;</w:t>
      </w:r>
    </w:p>
    <w:p w14:paraId="65017092" w14:textId="77777777" w:rsidR="00D36A29" w:rsidRPr="00D36A29" w:rsidRDefault="00D36A29" w:rsidP="00D36A29">
      <w:pPr>
        <w:rPr>
          <w:b/>
          <w:bCs/>
        </w:rPr>
      </w:pPr>
      <w:r w:rsidRPr="00D36A29">
        <w:rPr>
          <w:b/>
          <w:bCs/>
        </w:rPr>
        <w:t>5.2 styles.css (~1 KB, ~10 lines)</w:t>
      </w:r>
    </w:p>
    <w:p w14:paraId="03487F43" w14:textId="77777777" w:rsidR="00D36A29" w:rsidRPr="00D36A29" w:rsidRDefault="00D36A29" w:rsidP="00D36A29">
      <w:r w:rsidRPr="00D36A29">
        <w:t>body { font-family: 'Inter', sans-serif; background: #0F172A; color: #FFFFFF; }</w:t>
      </w:r>
    </w:p>
    <w:p w14:paraId="0F46E83D" w14:textId="77777777" w:rsidR="00D36A29" w:rsidRPr="00D36A29" w:rsidRDefault="00D36A29" w:rsidP="00D36A29">
      <w:r w:rsidRPr="00D36A29">
        <w:t>.container { max-width: 32rem; margin-left: auto; margin-right: auto; padding: 1rem; }</w:t>
      </w:r>
    </w:p>
    <w:p w14:paraId="2E4816CC" w14:textId="77777777" w:rsidR="00D36A29" w:rsidRPr="00D36A29" w:rsidRDefault="00D36A29" w:rsidP="00D36A29">
      <w:r w:rsidRPr="00D36A29">
        <w:t>.card { background: #D1D5DB; border-radius: 0.5rem; padding: 1rem; }</w:t>
      </w:r>
    </w:p>
    <w:p w14:paraId="1E9F6827" w14:textId="77777777" w:rsidR="00D36A29" w:rsidRPr="00D36A29" w:rsidRDefault="00D36A29" w:rsidP="00D36A29">
      <w:r w:rsidRPr="00D36A29">
        <w:t>button { background: #3B82F6; color: #FFFFFF; padding: 0.5rem 1rem; border-radius: 0.25rem; width: 100%; margin-bottom: 0.5rem; }</w:t>
      </w:r>
    </w:p>
    <w:p w14:paraId="646B640D" w14:textId="77777777" w:rsidR="00D36A29" w:rsidRPr="00D36A29" w:rsidRDefault="00D36A29" w:rsidP="00D36A29">
      <w:r w:rsidRPr="00D36A29">
        <w:t>button:hover { background: #F472B6; }</w:t>
      </w:r>
    </w:p>
    <w:p w14:paraId="06EA364B" w14:textId="77777777" w:rsidR="00D36A29" w:rsidRPr="00D36A29" w:rsidRDefault="00D36A29" w:rsidP="00D36A29">
      <w:r w:rsidRPr="00D36A29">
        <w:t>.timer { color: #DC2626; font-weight: bold; }</w:t>
      </w:r>
    </w:p>
    <w:p w14:paraId="6231A07A" w14:textId="77777777" w:rsidR="00D36A29" w:rsidRPr="00D36A29" w:rsidRDefault="00D36A29" w:rsidP="00D36A29">
      <w:r w:rsidRPr="00D36A29">
        <w:t>.text-2xl { font-size: 1.5rem; }</w:t>
      </w:r>
    </w:p>
    <w:p w14:paraId="24E6623B" w14:textId="77777777" w:rsidR="00D36A29" w:rsidRPr="00D36A29" w:rsidRDefault="00D36A29" w:rsidP="00D36A29">
      <w:r w:rsidRPr="00D36A29">
        <w:lastRenderedPageBreak/>
        <w:t>.font-bold { font-weight: 700; }</w:t>
      </w:r>
    </w:p>
    <w:p w14:paraId="35533937" w14:textId="77777777" w:rsidR="00D36A29" w:rsidRPr="00D36A29" w:rsidRDefault="00D36A29" w:rsidP="00D36A29">
      <w:r w:rsidRPr="00D36A29">
        <w:t>.mb-4 { margin-bottom: 1rem; }</w:t>
      </w:r>
    </w:p>
    <w:p w14:paraId="54C6CD45" w14:textId="77777777" w:rsidR="00D36A29" w:rsidRPr="00D36A29" w:rsidRDefault="00D36A29" w:rsidP="00D36A29">
      <w:r w:rsidRPr="00D36A29">
        <w:t>.text-center { text-align: center; }</w:t>
      </w:r>
    </w:p>
    <w:p w14:paraId="69BDA52F" w14:textId="77777777" w:rsidR="00D36A29" w:rsidRPr="00D36A29" w:rsidRDefault="00D36A29" w:rsidP="00D36A29">
      <w:r w:rsidRPr="00D36A29">
        <w:t>.text-lg { font-size: 1.125rem; }</w:t>
      </w:r>
    </w:p>
    <w:p w14:paraId="2B76E31A" w14:textId="77777777" w:rsidR="00D36A29" w:rsidRPr="00D36A29" w:rsidRDefault="00D36A29" w:rsidP="00D36A29">
      <w:r w:rsidRPr="00D36A29">
        <w:t>.text-gray-800 { color: #1F2937; }</w:t>
      </w:r>
    </w:p>
    <w:p w14:paraId="0AF32CEC" w14:textId="77777777" w:rsidR="00D36A29" w:rsidRPr="00D36A29" w:rsidRDefault="00D36A29" w:rsidP="00D36A29">
      <w:r w:rsidRPr="00D36A29">
        <w:t>.hidden { display: none; }</w:t>
      </w:r>
    </w:p>
    <w:p w14:paraId="2E0F105C" w14:textId="77777777" w:rsidR="00D36A29" w:rsidRPr="00D36A29" w:rsidRDefault="00D36A29" w:rsidP="00D36A29">
      <w:r w:rsidRPr="00D36A29">
        <w:t>.flex { display: flex; }</w:t>
      </w:r>
    </w:p>
    <w:p w14:paraId="12F35CDC" w14:textId="77777777" w:rsidR="00D36A29" w:rsidRPr="00D36A29" w:rsidRDefault="00D36A29" w:rsidP="00D36A29">
      <w:r w:rsidRPr="00D36A29">
        <w:t>.justify-between { justify-content: space-between; }</w:t>
      </w:r>
    </w:p>
    <w:p w14:paraId="1D3E29AF" w14:textId="77777777" w:rsidR="00D36A29" w:rsidRPr="00D36A29" w:rsidRDefault="00D36A29" w:rsidP="00D36A29">
      <w:pPr>
        <w:rPr>
          <w:b/>
          <w:bCs/>
        </w:rPr>
      </w:pPr>
      <w:r w:rsidRPr="00D36A29">
        <w:rPr>
          <w:b/>
          <w:bCs/>
        </w:rPr>
        <w:t>5.3 questions.json (~37 KB, ~1500 lines)</w:t>
      </w:r>
    </w:p>
    <w:p w14:paraId="74D1D62B" w14:textId="77777777" w:rsidR="00D36A29" w:rsidRPr="00D36A29" w:rsidRDefault="00D36A29" w:rsidP="00D36A29">
      <w:r w:rsidRPr="00D36A29">
        <w:rPr>
          <w:i/>
          <w:iCs/>
        </w:rPr>
        <w:t>Note</w:t>
      </w:r>
      <w:r w:rsidRPr="00D36A29">
        <w:t>: Sample of 1 question (full 150 questions available on request).</w:t>
      </w:r>
    </w:p>
    <w:p w14:paraId="31122748" w14:textId="77777777" w:rsidR="00D36A29" w:rsidRPr="00D36A29" w:rsidRDefault="00D36A29" w:rsidP="00D36A29">
      <w:r w:rsidRPr="00D36A29">
        <w:t>[</w:t>
      </w:r>
    </w:p>
    <w:p w14:paraId="2079D225" w14:textId="77777777" w:rsidR="00D36A29" w:rsidRPr="00D36A29" w:rsidRDefault="00D36A29" w:rsidP="00D36A29">
      <w:r w:rsidRPr="00D36A29">
        <w:t xml:space="preserve">    {</w:t>
      </w:r>
    </w:p>
    <w:p w14:paraId="7C7F98E0" w14:textId="77777777" w:rsidR="00D36A29" w:rsidRPr="00D36A29" w:rsidRDefault="00D36A29" w:rsidP="00D36A29">
      <w:r w:rsidRPr="00D36A29">
        <w:t xml:space="preserve">        "id": 1,</w:t>
      </w:r>
    </w:p>
    <w:p w14:paraId="4618B57F" w14:textId="77777777" w:rsidR="00D36A29" w:rsidRPr="00D36A29" w:rsidRDefault="00D36A29" w:rsidP="00D36A29">
      <w:r w:rsidRPr="00D36A29">
        <w:t xml:space="preserve">        "type": "single",</w:t>
      </w:r>
    </w:p>
    <w:p w14:paraId="3CF7A72C" w14:textId="77777777" w:rsidR="00D36A29" w:rsidRPr="00D36A29" w:rsidRDefault="00D36A29" w:rsidP="00D36A29">
      <w:r w:rsidRPr="00D36A29">
        <w:t xml:space="preserve">        "domain": 1,</w:t>
      </w:r>
    </w:p>
    <w:p w14:paraId="03D51B41" w14:textId="77777777" w:rsidR="00D36A29" w:rsidRPr="00D36A29" w:rsidRDefault="00D36A29" w:rsidP="00D36A29">
      <w:r w:rsidRPr="00D36A29">
        <w:t xml:space="preserve">        "question": "What is the primary purpose of a project charter?",</w:t>
      </w:r>
    </w:p>
    <w:p w14:paraId="21833F0B" w14:textId="77777777" w:rsidR="00D36A29" w:rsidRPr="00D36A29" w:rsidRDefault="00D36A29" w:rsidP="00D36A29">
      <w:r w:rsidRPr="00D36A29">
        <w:t xml:space="preserve">        "options": [</w:t>
      </w:r>
    </w:p>
    <w:p w14:paraId="431645D7" w14:textId="77777777" w:rsidR="00D36A29" w:rsidRPr="00D36A29" w:rsidRDefault="00D36A29" w:rsidP="00D36A29">
      <w:r w:rsidRPr="00D36A29">
        <w:t xml:space="preserve">            "To track project progress",</w:t>
      </w:r>
    </w:p>
    <w:p w14:paraId="48820F77" w14:textId="77777777" w:rsidR="00D36A29" w:rsidRPr="00D36A29" w:rsidRDefault="00D36A29" w:rsidP="00D36A29">
      <w:r w:rsidRPr="00D36A29">
        <w:t xml:space="preserve">            "To formally authorize the project and define objectives",</w:t>
      </w:r>
    </w:p>
    <w:p w14:paraId="40981136" w14:textId="77777777" w:rsidR="00D36A29" w:rsidRPr="00D36A29" w:rsidRDefault="00D36A29" w:rsidP="00D36A29">
      <w:r w:rsidRPr="00D36A29">
        <w:t xml:space="preserve">            "To finalize the project budget",</w:t>
      </w:r>
    </w:p>
    <w:p w14:paraId="24D91B50" w14:textId="77777777" w:rsidR="00D36A29" w:rsidRPr="00D36A29" w:rsidRDefault="00D36A29" w:rsidP="00D36A29">
      <w:r w:rsidRPr="00D36A29">
        <w:t xml:space="preserve">            "To close the project"</w:t>
      </w:r>
    </w:p>
    <w:p w14:paraId="37F9859C" w14:textId="77777777" w:rsidR="00D36A29" w:rsidRPr="00D36A29" w:rsidRDefault="00D36A29" w:rsidP="00D36A29">
      <w:r w:rsidRPr="00D36A29">
        <w:t xml:space="preserve">        ],</w:t>
      </w:r>
    </w:p>
    <w:p w14:paraId="7A877853" w14:textId="77777777" w:rsidR="00D36A29" w:rsidRPr="00D36A29" w:rsidRDefault="00D36A29" w:rsidP="00D36A29">
      <w:r w:rsidRPr="00D36A29">
        <w:t xml:space="preserve">        "answer": 1,</w:t>
      </w:r>
    </w:p>
    <w:p w14:paraId="3A20135F" w14:textId="77777777" w:rsidR="00D36A29" w:rsidRPr="00D36A29" w:rsidRDefault="00D36A29" w:rsidP="00D36A29">
      <w:r w:rsidRPr="00D36A29">
        <w:t xml:space="preserve">        "explanation": "A project charter formally authorizes the project, outlining objectives, scope, and stakeholders (Domain 1, Task 2, Google PM Course 2)."</w:t>
      </w:r>
    </w:p>
    <w:p w14:paraId="7B93E9DE" w14:textId="77777777" w:rsidR="00D36A29" w:rsidRPr="00D36A29" w:rsidRDefault="00D36A29" w:rsidP="00D36A29">
      <w:r w:rsidRPr="00D36A29">
        <w:t xml:space="preserve">    }</w:t>
      </w:r>
    </w:p>
    <w:p w14:paraId="747FD8FD" w14:textId="77777777" w:rsidR="00D36A29" w:rsidRPr="00D36A29" w:rsidRDefault="00D36A29" w:rsidP="00D36A29">
      <w:r w:rsidRPr="00D36A29">
        <w:t>]</w:t>
      </w:r>
    </w:p>
    <w:p w14:paraId="67B45F1D" w14:textId="77777777" w:rsidR="00D36A29" w:rsidRPr="00D36A29" w:rsidRDefault="00D36A29" w:rsidP="00D36A29">
      <w:pPr>
        <w:rPr>
          <w:b/>
          <w:bCs/>
        </w:rPr>
      </w:pPr>
      <w:r w:rsidRPr="00D36A29">
        <w:rPr>
          <w:b/>
          <w:bCs/>
        </w:rPr>
        <w:t>5.4 ReadMe.md (~5 KB, ~70 lines)</w:t>
      </w:r>
    </w:p>
    <w:p w14:paraId="0DB1C975" w14:textId="77777777" w:rsidR="00D36A29" w:rsidRPr="00D36A29" w:rsidRDefault="00D36A29" w:rsidP="00D36A29">
      <w:r w:rsidRPr="00D36A29">
        <w:t># CAPM Mock Exam Platform ReadMe</w:t>
      </w:r>
    </w:p>
    <w:p w14:paraId="788A52E2" w14:textId="77777777" w:rsidR="00D36A29" w:rsidRPr="00D36A29" w:rsidRDefault="00D36A29" w:rsidP="00D36A29"/>
    <w:p w14:paraId="6D9AAFF2" w14:textId="77777777" w:rsidR="00D36A29" w:rsidRPr="00D36A29" w:rsidRDefault="00D36A29" w:rsidP="00D36A29">
      <w:r w:rsidRPr="00D36A29">
        <w:t>## Purpose</w:t>
      </w:r>
    </w:p>
    <w:p w14:paraId="625CBCE4" w14:textId="77777777" w:rsidR="00D36A29" w:rsidRPr="00D36A29" w:rsidRDefault="00D36A29" w:rsidP="00D36A29">
      <w:r w:rsidRPr="00D36A29">
        <w:t>This platform provides a mock testing environment for CAPM certification, emulating Pearson VUE based on the 2023–2025 CAPM ECO. It supports Google PM Certificate progress (Courses 1–2 Module 2, samples for Courses 3–4, detailed for Courses 5–6). Features Study Mode (immediate feedback) and Timed Exam Mode (3-hour timer, navigation, flagging, review), hosted on Synology DSM, expandable to 300+ questions.</w:t>
      </w:r>
    </w:p>
    <w:p w14:paraId="1AC758E9" w14:textId="77777777" w:rsidR="00D36A29" w:rsidRPr="00D36A29" w:rsidRDefault="00D36A29" w:rsidP="00D36A29"/>
    <w:p w14:paraId="6CAAB391" w14:textId="77777777" w:rsidR="00D36A29" w:rsidRPr="00D36A29" w:rsidRDefault="00D36A29" w:rsidP="00D36A29">
      <w:r w:rsidRPr="00D36A29">
        <w:t>## Structure</w:t>
      </w:r>
    </w:p>
    <w:p w14:paraId="6BB7A21B" w14:textId="77777777" w:rsidR="00D36A29" w:rsidRPr="00D36A29" w:rsidRDefault="00D36A29" w:rsidP="00D36A29">
      <w:r w:rsidRPr="00D36A29">
        <w:t>- **Files**:</w:t>
      </w:r>
    </w:p>
    <w:p w14:paraId="7ED2DD51" w14:textId="77777777" w:rsidR="00D36A29" w:rsidRPr="00D36A29" w:rsidRDefault="00D36A29" w:rsidP="00D36A29">
      <w:r w:rsidRPr="00D36A29">
        <w:t xml:space="preserve">  - `index.html`: Frontend with program/mode/module selection.</w:t>
      </w:r>
    </w:p>
    <w:p w14:paraId="7A8161D6" w14:textId="77777777" w:rsidR="00D36A29" w:rsidRPr="00D36A29" w:rsidRDefault="00D36A29" w:rsidP="00D36A29">
      <w:r w:rsidRPr="00D36A29">
        <w:t xml:space="preserve">  - `styles.css`: CSS styles.</w:t>
      </w:r>
    </w:p>
    <w:p w14:paraId="509340DB" w14:textId="77777777" w:rsidR="00D36A29" w:rsidRPr="00D36A29" w:rsidRDefault="00D36A29" w:rsidP="00D36A29">
      <w:r w:rsidRPr="00D36A29">
        <w:t xml:space="preserve">  - `questions.json`: 150-question database.</w:t>
      </w:r>
    </w:p>
    <w:p w14:paraId="3C2C03FA" w14:textId="77777777" w:rsidR="00D36A29" w:rsidRPr="00D36A29" w:rsidRDefault="00D36A29" w:rsidP="00D36A29">
      <w:r w:rsidRPr="00D36A29">
        <w:t xml:space="preserve">  - `ReadMe.md`: This documentation.</w:t>
      </w:r>
    </w:p>
    <w:p w14:paraId="7FA14F4E" w14:textId="77777777" w:rsidR="00D36A29" w:rsidRPr="00D36A29" w:rsidRDefault="00D36A29" w:rsidP="00D36A29">
      <w:r w:rsidRPr="00D36A29">
        <w:t xml:space="preserve">  - `docker-compose.yml`: Docker config.</w:t>
      </w:r>
    </w:p>
    <w:p w14:paraId="6A6C5A18" w14:textId="77777777" w:rsidR="00D36A29" w:rsidRPr="00D36A29" w:rsidRDefault="00D36A29" w:rsidP="00D36A29">
      <w:r w:rsidRPr="00D36A29">
        <w:t xml:space="preserve">  - `handover_report.md`: Handover details.</w:t>
      </w:r>
    </w:p>
    <w:p w14:paraId="59C9472C" w14:textId="77777777" w:rsidR="00D36A29" w:rsidRPr="00D36A29" w:rsidRDefault="00D36A29" w:rsidP="00D36A29">
      <w:r w:rsidRPr="00D36A29">
        <w:t>- **Question Library**: 150 questions (54 Domain 1, 26 Domain 2, 30 Domain 3, 40 Domain 4).</w:t>
      </w:r>
    </w:p>
    <w:p w14:paraId="19BC57E0" w14:textId="77777777" w:rsidR="00D36A29" w:rsidRPr="00D36A29" w:rsidRDefault="00D36A29" w:rsidP="00D36A29">
      <w:r w:rsidRPr="00D36A29">
        <w:t>- **Question Types**: Single (60), multiple (30), matching (22), sequencing (22), scenario-based (16).</w:t>
      </w:r>
    </w:p>
    <w:p w14:paraId="6983EDA3" w14:textId="77777777" w:rsidR="00D36A29" w:rsidRPr="00D36A29" w:rsidRDefault="00D36A29" w:rsidP="00D36A29">
      <w:r w:rsidRPr="00D36A29">
        <w:t>- **Domains**: ECO-aligned (1: Fundamentals 36%, 2: Predictive 17%, 3: Agile 20%, 4: Business Analysis 27%).</w:t>
      </w:r>
    </w:p>
    <w:p w14:paraId="05406813" w14:textId="77777777" w:rsidR="00D36A29" w:rsidRPr="00D36A29" w:rsidRDefault="00D36A29" w:rsidP="00D36A29">
      <w:r w:rsidRPr="00D36A29">
        <w:t>- **Design**: Cyberpunk Monk palette (#0F172A, #D1D5DB, #3B82F6, #F472B6).</w:t>
      </w:r>
    </w:p>
    <w:p w14:paraId="12E55CEC" w14:textId="77777777" w:rsidR="00D36A29" w:rsidRPr="00D36A29" w:rsidRDefault="00D36A29" w:rsidP="00D36A29">
      <w:r w:rsidRPr="00D36A29">
        <w:t>- **Features**: Program selection (Foundations, Google PM Cert, Agile, Capstone), modes, navigation, flagging, review, domain analysis, Quiz History.</w:t>
      </w:r>
    </w:p>
    <w:p w14:paraId="042A902C" w14:textId="77777777" w:rsidR="00D36A29" w:rsidRPr="00D36A29" w:rsidRDefault="00D36A29" w:rsidP="00D36A29"/>
    <w:p w14:paraId="6FE99191" w14:textId="77777777" w:rsidR="00D36A29" w:rsidRPr="00D36A29" w:rsidRDefault="00D36A29" w:rsidP="00D36A29">
      <w:r w:rsidRPr="00D36A29">
        <w:t>## Usage</w:t>
      </w:r>
    </w:p>
    <w:p w14:paraId="6E82609C" w14:textId="77777777" w:rsidR="00D36A29" w:rsidRPr="00D36A29" w:rsidRDefault="00D36A29" w:rsidP="00D36A29">
      <w:r w:rsidRPr="00D36A29">
        <w:t>1. **Hosting**:</w:t>
      </w:r>
    </w:p>
    <w:p w14:paraId="1AC1211B" w14:textId="77777777" w:rsidR="00D36A29" w:rsidRPr="00D36A29" w:rsidRDefault="00D36A29" w:rsidP="00D36A29">
      <w:r w:rsidRPr="00D36A29">
        <w:t xml:space="preserve">   - Create shared folder `Exam_Prep` in DSM Control Panel &gt; Shared Folder.</w:t>
      </w:r>
    </w:p>
    <w:p w14:paraId="7E1FD9F4" w14:textId="77777777" w:rsidR="00D36A29" w:rsidRPr="00D36A29" w:rsidRDefault="00D36A29" w:rsidP="00D36A29">
      <w:r w:rsidRPr="00D36A29">
        <w:t xml:space="preserve">   - Set permissions: Read/Write for `admin`, `silicastorm`, `gituser`; ReadOnly for `Guest`.</w:t>
      </w:r>
    </w:p>
    <w:p w14:paraId="26F95AFB" w14:textId="77777777" w:rsidR="00D36A29" w:rsidRPr="00D36A29" w:rsidRDefault="00D36A29" w:rsidP="00D36A29">
      <w:r w:rsidRPr="00D36A29">
        <w:t xml:space="preserve">   - Upload files to `/volume1/Exam_Prep/html` via File Station.</w:t>
      </w:r>
    </w:p>
    <w:p w14:paraId="4724140B" w14:textId="77777777" w:rsidR="00D36A29" w:rsidRPr="00D36A29" w:rsidRDefault="00D36A29" w:rsidP="00D36A29">
      <w:r w:rsidRPr="00D36A29">
        <w:t xml:space="preserve">   - Deploy via Container Manager &gt; Project &gt; Import `docker-compose.yml`.</w:t>
      </w:r>
    </w:p>
    <w:p w14:paraId="4E21C110" w14:textId="77777777" w:rsidR="00D36A29" w:rsidRPr="00D36A29" w:rsidRDefault="00D36A29" w:rsidP="00D36A29">
      <w:r w:rsidRPr="00D36A29">
        <w:lastRenderedPageBreak/>
        <w:t xml:space="preserve">   - Access: http://192.168.1.248:8081/index.html.</w:t>
      </w:r>
    </w:p>
    <w:p w14:paraId="7FF85F32" w14:textId="77777777" w:rsidR="00D36A29" w:rsidRPr="00D36A29" w:rsidRDefault="00D36A29" w:rsidP="00D36A29">
      <w:r w:rsidRPr="00D36A29">
        <w:t>2. **Modes**:</w:t>
      </w:r>
    </w:p>
    <w:p w14:paraId="7668FFF1" w14:textId="77777777" w:rsidR="00D36A29" w:rsidRPr="00D36A29" w:rsidRDefault="00D36A29" w:rsidP="00D36A29">
      <w:r w:rsidRPr="00D36A29">
        <w:t xml:space="preserve">   - Study: Feedback, module/range selection.</w:t>
      </w:r>
    </w:p>
    <w:p w14:paraId="352FA747" w14:textId="77777777" w:rsidR="00D36A29" w:rsidRPr="00D36A29" w:rsidRDefault="00D36A29" w:rsidP="00D36A29">
      <w:r w:rsidRPr="00D36A29">
        <w:t xml:space="preserve">   - Timed: 3-hour exam, no feedback until end.</w:t>
      </w:r>
    </w:p>
    <w:p w14:paraId="003129D6" w14:textId="77777777" w:rsidR="00D36A29" w:rsidRPr="00D36A29" w:rsidRDefault="00D36A29" w:rsidP="00D36A29">
      <w:r w:rsidRPr="00D36A29">
        <w:t>3. **Review**: Error counts/rates per domain.</w:t>
      </w:r>
    </w:p>
    <w:p w14:paraId="791E9E73" w14:textId="77777777" w:rsidR="00D36A29" w:rsidRPr="00D36A29" w:rsidRDefault="00D36A29" w:rsidP="00D36A29">
      <w:r w:rsidRPr="00D36A29">
        <w:t>4. **History**: Tracks results (e.g., "31/07/2025, 11:44:55: 5/5 (100.00%) [Timed]").</w:t>
      </w:r>
    </w:p>
    <w:p w14:paraId="26B1AC53" w14:textId="77777777" w:rsidR="00D36A29" w:rsidRPr="00D36A29" w:rsidRDefault="00D36A29" w:rsidP="00D36A29"/>
    <w:p w14:paraId="092CA879" w14:textId="77777777" w:rsidR="00D36A29" w:rsidRPr="00D36A29" w:rsidRDefault="00D36A29" w:rsidP="00D36A29">
      <w:r w:rsidRPr="00D36A29">
        <w:t>## Development Notes</w:t>
      </w:r>
    </w:p>
    <w:p w14:paraId="1147E5E7" w14:textId="77777777" w:rsidR="00D36A29" w:rsidRPr="00D36A29" w:rsidRDefault="00D36A29" w:rsidP="00D36A29">
      <w:r w:rsidRPr="00D36A29">
        <w:t>- **Version**: 1.4.0 (RAM-optimized, `questions.json` separated).</w:t>
      </w:r>
    </w:p>
    <w:p w14:paraId="0E4B8E63" w14:textId="77777777" w:rsidR="00D36A29" w:rsidRPr="00D36A29" w:rsidRDefault="00D36A29" w:rsidP="00D36A29">
      <w:r w:rsidRPr="00D36A29">
        <w:t>- **Alignment**: Maps to Google PM Certificate and ECO.</w:t>
      </w:r>
    </w:p>
    <w:p w14:paraId="03A219AD" w14:textId="77777777" w:rsidR="00D36A29" w:rsidRPr="00D36A29" w:rsidRDefault="00D36A29" w:rsidP="00D36A29">
      <w:r w:rsidRPr="00D36A29">
        <w:t>- **Future**: Expand to 300+ questions, add analytics.</w:t>
      </w:r>
    </w:p>
    <w:p w14:paraId="7CBFADAD" w14:textId="77777777" w:rsidR="00D36A29" w:rsidRPr="00D36A29" w:rsidRDefault="00D36A29" w:rsidP="00D36A29">
      <w:r w:rsidRPr="00D36A29">
        <w:t>- **Owner**: Andrew John Holland.</w:t>
      </w:r>
    </w:p>
    <w:p w14:paraId="6076D004" w14:textId="77777777" w:rsidR="00D36A29" w:rsidRPr="00D36A29" w:rsidRDefault="00D36A29" w:rsidP="00D36A29"/>
    <w:p w14:paraId="49170132" w14:textId="77777777" w:rsidR="00D36A29" w:rsidRPr="00D36A29" w:rsidRDefault="00D36A29" w:rsidP="00D36A29">
      <w:r w:rsidRPr="00D36A29">
        <w:t>## Change Log</w:t>
      </w:r>
    </w:p>
    <w:p w14:paraId="1295A98B" w14:textId="77777777" w:rsidR="00D36A29" w:rsidRPr="00D36A29" w:rsidRDefault="00D36A29" w:rsidP="00D36A29">
      <w:r w:rsidRPr="00D36A29">
        <w:t>1. [2025-07-31] Initial version, 20 questions (ID: 3675a440-f713-4627-87b8-636af0448b4f).</w:t>
      </w:r>
    </w:p>
    <w:p w14:paraId="1295ECD3" w14:textId="77777777" w:rsidR="00D36A29" w:rsidRPr="00D36A29" w:rsidRDefault="00D36A29" w:rsidP="00D36A29">
      <w:r w:rsidRPr="00D36A29">
        <w:t>2. [2025-07-31] Added palette (ID: 3675a440-f713-4627-87b8-636af0448b4f).</w:t>
      </w:r>
    </w:p>
    <w:p w14:paraId="1CAB1E64" w14:textId="77777777" w:rsidR="00D36A29" w:rsidRPr="00D36A29" w:rsidRDefault="00D36A29" w:rsidP="00D36A29">
      <w:r w:rsidRPr="00D36A29">
        <w:t>3. [2025-07-31] Fixed runtime error, 60 questions (ID: 0f0c857c-0ac7-4ef1-b9d9-e477faab987a).</w:t>
      </w:r>
    </w:p>
    <w:p w14:paraId="6BB99D98" w14:textId="77777777" w:rsidR="00D36A29" w:rsidRPr="00D36A29" w:rsidRDefault="00D36A29" w:rsidP="00D36A29">
      <w:r w:rsidRPr="00D36A29">
        <w:t>4. [2025-07-31] 150 questions, `Exam_Prep` folder (ID: 5f6a7b8c-c9d0-4e1a-a2b3-f4a5b6c7d8e9).</w:t>
      </w:r>
    </w:p>
    <w:p w14:paraId="4ADFC40F" w14:textId="77777777" w:rsidR="00D36A29" w:rsidRPr="00D36A29" w:rsidRDefault="00D36A29" w:rsidP="00D36A29">
      <w:pPr>
        <w:rPr>
          <w:b/>
          <w:bCs/>
        </w:rPr>
      </w:pPr>
      <w:r w:rsidRPr="00D36A29">
        <w:rPr>
          <w:b/>
          <w:bCs/>
        </w:rPr>
        <w:t>5.5 docker-compose.yml (~1 KB, ~10 lines)</w:t>
      </w:r>
    </w:p>
    <w:p w14:paraId="05714666" w14:textId="77777777" w:rsidR="00D36A29" w:rsidRPr="00D36A29" w:rsidRDefault="00D36A29" w:rsidP="00D36A29">
      <w:r w:rsidRPr="00D36A29">
        <w:t>version: '3.8'</w:t>
      </w:r>
    </w:p>
    <w:p w14:paraId="65A66D73" w14:textId="77777777" w:rsidR="00D36A29" w:rsidRPr="00D36A29" w:rsidRDefault="00D36A29" w:rsidP="00D36A29">
      <w:r w:rsidRPr="00D36A29">
        <w:t>services:</w:t>
      </w:r>
    </w:p>
    <w:p w14:paraId="3CC1D009" w14:textId="77777777" w:rsidR="00D36A29" w:rsidRPr="00D36A29" w:rsidRDefault="00D36A29" w:rsidP="00D36A29">
      <w:r w:rsidRPr="00D36A29">
        <w:t xml:space="preserve">  quiz-web:</w:t>
      </w:r>
    </w:p>
    <w:p w14:paraId="7256BB63" w14:textId="77777777" w:rsidR="00D36A29" w:rsidRPr="00D36A29" w:rsidRDefault="00D36A29" w:rsidP="00D36A29">
      <w:r w:rsidRPr="00D36A29">
        <w:t xml:space="preserve">    image: nginx:latest</w:t>
      </w:r>
    </w:p>
    <w:p w14:paraId="045FC82B" w14:textId="77777777" w:rsidR="00D36A29" w:rsidRPr="00D36A29" w:rsidRDefault="00D36A29" w:rsidP="00D36A29">
      <w:r w:rsidRPr="00D36A29">
        <w:t xml:space="preserve">    container_name: capm-quiz</w:t>
      </w:r>
    </w:p>
    <w:p w14:paraId="698ECF31" w14:textId="77777777" w:rsidR="00D36A29" w:rsidRPr="00D36A29" w:rsidRDefault="00D36A29" w:rsidP="00D36A29">
      <w:r w:rsidRPr="00D36A29">
        <w:t xml:space="preserve">    ports:</w:t>
      </w:r>
    </w:p>
    <w:p w14:paraId="26AF8622" w14:textId="77777777" w:rsidR="00D36A29" w:rsidRPr="00D36A29" w:rsidRDefault="00D36A29" w:rsidP="00D36A29">
      <w:r w:rsidRPr="00D36A29">
        <w:t xml:space="preserve">      - "8081:80"</w:t>
      </w:r>
    </w:p>
    <w:p w14:paraId="36B99F71" w14:textId="77777777" w:rsidR="00D36A29" w:rsidRPr="00D36A29" w:rsidRDefault="00D36A29" w:rsidP="00D36A29">
      <w:r w:rsidRPr="00D36A29">
        <w:t xml:space="preserve">    volumes:</w:t>
      </w:r>
    </w:p>
    <w:p w14:paraId="0A268AC5" w14:textId="77777777" w:rsidR="00D36A29" w:rsidRPr="00D36A29" w:rsidRDefault="00D36A29" w:rsidP="00D36A29">
      <w:r w:rsidRPr="00D36A29">
        <w:t xml:space="preserve">      - /volume1/Exam_Prep/html:/usr/share/nginx/html:ro</w:t>
      </w:r>
    </w:p>
    <w:p w14:paraId="03A65D72" w14:textId="77777777" w:rsidR="00D36A29" w:rsidRPr="00D36A29" w:rsidRDefault="00D36A29" w:rsidP="00D36A29">
      <w:r w:rsidRPr="00D36A29">
        <w:lastRenderedPageBreak/>
        <w:t xml:space="preserve">    restart: unless-stopped</w:t>
      </w:r>
    </w:p>
    <w:p w14:paraId="205B8288" w14:textId="77777777" w:rsidR="00D36A29" w:rsidRPr="00D36A29" w:rsidRDefault="00D36A29" w:rsidP="00D36A29">
      <w:pPr>
        <w:rPr>
          <w:b/>
          <w:bCs/>
        </w:rPr>
      </w:pPr>
      <w:r w:rsidRPr="00D36A29">
        <w:rPr>
          <w:b/>
          <w:bCs/>
        </w:rPr>
        <w:t>6. Project Plan</w:t>
      </w:r>
    </w:p>
    <w:p w14:paraId="71AB6402" w14:textId="77777777" w:rsidR="00D36A29" w:rsidRPr="00D36A29" w:rsidRDefault="00D36A29" w:rsidP="00D36A29">
      <w:pPr>
        <w:numPr>
          <w:ilvl w:val="0"/>
          <w:numId w:val="8"/>
        </w:numPr>
      </w:pPr>
      <w:r w:rsidRPr="00D36A29">
        <w:rPr>
          <w:b/>
          <w:bCs/>
        </w:rPr>
        <w:t>Deployment</w:t>
      </w:r>
      <w:r w:rsidRPr="00D36A29">
        <w:t>:</w:t>
      </w:r>
    </w:p>
    <w:p w14:paraId="5728A14D" w14:textId="77777777" w:rsidR="00D36A29" w:rsidRPr="00D36A29" w:rsidRDefault="00D36A29" w:rsidP="00D36A29">
      <w:pPr>
        <w:numPr>
          <w:ilvl w:val="1"/>
          <w:numId w:val="8"/>
        </w:numPr>
      </w:pPr>
      <w:r w:rsidRPr="00D36A29">
        <w:t>Create files locally using Notepad:</w:t>
      </w:r>
    </w:p>
    <w:p w14:paraId="4CC0FB7C" w14:textId="77777777" w:rsidR="00D36A29" w:rsidRPr="00D36A29" w:rsidRDefault="00D36A29" w:rsidP="00D36A29">
      <w:pPr>
        <w:numPr>
          <w:ilvl w:val="2"/>
          <w:numId w:val="8"/>
        </w:numPr>
      </w:pPr>
      <w:r w:rsidRPr="00D36A29">
        <w:t>Save index.html, styles.css, ReadMe.md, docker-compose.yml, handover_report.md in M:\OneDrive\Documents\GitHub\CAPM_Mock_Exam_Platform.</w:t>
      </w:r>
    </w:p>
    <w:p w14:paraId="227CAF32" w14:textId="77777777" w:rsidR="00D36A29" w:rsidRPr="00D36A29" w:rsidRDefault="00D36A29" w:rsidP="00D36A29">
      <w:pPr>
        <w:numPr>
          <w:ilvl w:val="1"/>
          <w:numId w:val="8"/>
        </w:numPr>
      </w:pPr>
      <w:r w:rsidRPr="00D36A29">
        <w:t>Verify local files:</w:t>
      </w:r>
    </w:p>
    <w:p w14:paraId="2459E144" w14:textId="77777777" w:rsidR="00D36A29" w:rsidRPr="00D36A29" w:rsidRDefault="00D36A29" w:rsidP="00D36A29">
      <w:pPr>
        <w:numPr>
          <w:ilvl w:val="1"/>
          <w:numId w:val="8"/>
        </w:numPr>
      </w:pPr>
      <w:r w:rsidRPr="00D36A29">
        <w:t>cd M:\OneDrive\Documents\GitHub\CAPM_Mock_Exam_Platform</w:t>
      </w:r>
    </w:p>
    <w:p w14:paraId="2723A7D9" w14:textId="77777777" w:rsidR="00D36A29" w:rsidRPr="00D36A29" w:rsidRDefault="00D36A29" w:rsidP="00D36A29">
      <w:pPr>
        <w:numPr>
          <w:ilvl w:val="1"/>
          <w:numId w:val="8"/>
        </w:numPr>
      </w:pPr>
      <w:r w:rsidRPr="00D36A29">
        <w:t>dir</w:t>
      </w:r>
    </w:p>
    <w:p w14:paraId="1DEB07E0" w14:textId="77777777" w:rsidR="00D36A29" w:rsidRPr="00D36A29" w:rsidRDefault="00D36A29" w:rsidP="00D36A29">
      <w:pPr>
        <w:numPr>
          <w:ilvl w:val="1"/>
          <w:numId w:val="8"/>
        </w:numPr>
      </w:pPr>
      <w:r w:rsidRPr="00D36A29">
        <w:t>Upload files via DSM File Station:</w:t>
      </w:r>
    </w:p>
    <w:p w14:paraId="5C99E042" w14:textId="77777777" w:rsidR="00D36A29" w:rsidRPr="00D36A29" w:rsidRDefault="00D36A29" w:rsidP="00D36A29">
      <w:pPr>
        <w:numPr>
          <w:ilvl w:val="2"/>
          <w:numId w:val="8"/>
        </w:numPr>
      </w:pPr>
      <w:r w:rsidRPr="00D36A29">
        <w:t xml:space="preserve">Log in: </w:t>
      </w:r>
      <w:hyperlink r:id="rId6" w:history="1">
        <w:r w:rsidRPr="00D36A29">
          <w:rPr>
            <w:rStyle w:val="Hyperlink"/>
          </w:rPr>
          <w:t>http://192.168.1.248:5000</w:t>
        </w:r>
      </w:hyperlink>
    </w:p>
    <w:p w14:paraId="163D338C" w14:textId="77777777" w:rsidR="00D36A29" w:rsidRPr="00D36A29" w:rsidRDefault="00D36A29" w:rsidP="00D36A29">
      <w:pPr>
        <w:numPr>
          <w:ilvl w:val="2"/>
          <w:numId w:val="8"/>
        </w:numPr>
      </w:pPr>
      <w:r w:rsidRPr="00D36A29">
        <w:t xml:space="preserve">Open </w:t>
      </w:r>
      <w:r w:rsidRPr="00D36A29">
        <w:rPr>
          <w:b/>
          <w:bCs/>
        </w:rPr>
        <w:t>File Station</w:t>
      </w:r>
      <w:r w:rsidRPr="00D36A29">
        <w:t xml:space="preserve"> &gt; volume1/Exam_Prep/html.</w:t>
      </w:r>
    </w:p>
    <w:p w14:paraId="44EF4718" w14:textId="77777777" w:rsidR="00D36A29" w:rsidRPr="00D36A29" w:rsidRDefault="00D36A29" w:rsidP="00D36A29">
      <w:pPr>
        <w:numPr>
          <w:ilvl w:val="2"/>
          <w:numId w:val="8"/>
        </w:numPr>
      </w:pPr>
      <w:r w:rsidRPr="00D36A29">
        <w:t>Delete existing files if outdated.</w:t>
      </w:r>
    </w:p>
    <w:p w14:paraId="2A873744" w14:textId="77777777" w:rsidR="00D36A29" w:rsidRPr="00D36A29" w:rsidRDefault="00D36A29" w:rsidP="00D36A29">
      <w:pPr>
        <w:numPr>
          <w:ilvl w:val="2"/>
          <w:numId w:val="8"/>
        </w:numPr>
      </w:pPr>
      <w:r w:rsidRPr="00D36A29">
        <w:t>Upload index.html, styles.css, questions.json, ReadMe.md, handover_report.md.</w:t>
      </w:r>
    </w:p>
    <w:p w14:paraId="205FF37D" w14:textId="77777777" w:rsidR="00D36A29" w:rsidRPr="00D36A29" w:rsidRDefault="00D36A29" w:rsidP="00D36A29">
      <w:pPr>
        <w:numPr>
          <w:ilvl w:val="1"/>
          <w:numId w:val="8"/>
        </w:numPr>
      </w:pPr>
      <w:r w:rsidRPr="00D36A29">
        <w:t>Verify uploads (separate SSH):</w:t>
      </w:r>
    </w:p>
    <w:p w14:paraId="1C0CB657" w14:textId="77777777" w:rsidR="00D36A29" w:rsidRPr="00D36A29" w:rsidRDefault="00D36A29" w:rsidP="00D36A29">
      <w:pPr>
        <w:numPr>
          <w:ilvl w:val="1"/>
          <w:numId w:val="8"/>
        </w:numPr>
      </w:pPr>
      <w:r w:rsidRPr="00D36A29">
        <w:t>ssh admin@192.168.1.248</w:t>
      </w:r>
    </w:p>
    <w:p w14:paraId="2EBBD65D" w14:textId="77777777" w:rsidR="00D36A29" w:rsidRPr="00D36A29" w:rsidRDefault="00D36A29" w:rsidP="00D36A29">
      <w:pPr>
        <w:numPr>
          <w:ilvl w:val="1"/>
          <w:numId w:val="8"/>
        </w:numPr>
      </w:pPr>
      <w:r w:rsidRPr="00D36A29">
        <w:t>ls /volume1/Exam_Prep/html</w:t>
      </w:r>
    </w:p>
    <w:p w14:paraId="771B6E72" w14:textId="77777777" w:rsidR="00D36A29" w:rsidRPr="00D36A29" w:rsidRDefault="00D36A29" w:rsidP="00D36A29">
      <w:pPr>
        <w:numPr>
          <w:ilvl w:val="1"/>
          <w:numId w:val="8"/>
        </w:numPr>
      </w:pPr>
      <w:r w:rsidRPr="00D36A29">
        <w:t>cat /volume1/Exam_Prep/html/questions.json | wc -l</w:t>
      </w:r>
    </w:p>
    <w:p w14:paraId="7269023F" w14:textId="77777777" w:rsidR="00D36A29" w:rsidRPr="00D36A29" w:rsidRDefault="00D36A29" w:rsidP="00D36A29">
      <w:pPr>
        <w:numPr>
          <w:ilvl w:val="1"/>
          <w:numId w:val="8"/>
        </w:numPr>
      </w:pPr>
      <w:r w:rsidRPr="00D36A29">
        <w:t>exit</w:t>
      </w:r>
    </w:p>
    <w:p w14:paraId="41882E63" w14:textId="77777777" w:rsidR="00D36A29" w:rsidRPr="00D36A29" w:rsidRDefault="00D36A29" w:rsidP="00D36A29">
      <w:pPr>
        <w:numPr>
          <w:ilvl w:val="2"/>
          <w:numId w:val="8"/>
        </w:numPr>
      </w:pPr>
      <w:r w:rsidRPr="00D36A29">
        <w:rPr>
          <w:b/>
          <w:bCs/>
        </w:rPr>
        <w:t>Check</w:t>
      </w:r>
      <w:r w:rsidRPr="00D36A29">
        <w:t>: ls shows all files; wc -l shows ~1500 lines for questions.json.</w:t>
      </w:r>
    </w:p>
    <w:p w14:paraId="20685D6A" w14:textId="77777777" w:rsidR="00D36A29" w:rsidRPr="00D36A29" w:rsidRDefault="00D36A29" w:rsidP="00D36A29">
      <w:pPr>
        <w:numPr>
          <w:ilvl w:val="1"/>
          <w:numId w:val="8"/>
        </w:numPr>
      </w:pPr>
      <w:r w:rsidRPr="00D36A29">
        <w:t>Deploy Docker:</w:t>
      </w:r>
    </w:p>
    <w:p w14:paraId="5ED46FFE" w14:textId="77777777" w:rsidR="00D36A29" w:rsidRPr="00D36A29" w:rsidRDefault="00D36A29" w:rsidP="00D36A29">
      <w:pPr>
        <w:numPr>
          <w:ilvl w:val="2"/>
          <w:numId w:val="8"/>
        </w:numPr>
      </w:pPr>
      <w:r w:rsidRPr="00D36A29">
        <w:t xml:space="preserve">DSM &gt; </w:t>
      </w:r>
      <w:r w:rsidRPr="00D36A29">
        <w:rPr>
          <w:b/>
          <w:bCs/>
        </w:rPr>
        <w:t>Container Manager</w:t>
      </w:r>
      <w:r w:rsidRPr="00D36A29">
        <w:t xml:space="preserve"> &gt; </w:t>
      </w:r>
      <w:r w:rsidRPr="00D36A29">
        <w:rPr>
          <w:b/>
          <w:bCs/>
        </w:rPr>
        <w:t>Project</w:t>
      </w:r>
      <w:r w:rsidRPr="00D36A29">
        <w:t xml:space="preserve"> &gt; </w:t>
      </w:r>
      <w:r w:rsidRPr="00D36A29">
        <w:rPr>
          <w:b/>
          <w:bCs/>
        </w:rPr>
        <w:t>Create</w:t>
      </w:r>
      <w:r w:rsidRPr="00D36A29">
        <w:t xml:space="preserve"> &gt; </w:t>
      </w:r>
      <w:r w:rsidRPr="00D36A29">
        <w:rPr>
          <w:b/>
          <w:bCs/>
        </w:rPr>
        <w:t>Manual Input</w:t>
      </w:r>
      <w:r w:rsidRPr="00D36A29">
        <w:t>.</w:t>
      </w:r>
    </w:p>
    <w:p w14:paraId="16D93DDD" w14:textId="77777777" w:rsidR="00D36A29" w:rsidRPr="00D36A29" w:rsidRDefault="00D36A29" w:rsidP="00D36A29">
      <w:pPr>
        <w:numPr>
          <w:ilvl w:val="2"/>
          <w:numId w:val="8"/>
        </w:numPr>
      </w:pPr>
      <w:r w:rsidRPr="00D36A29">
        <w:t>Use docker-compose.yml, name capm-quiz, apply.</w:t>
      </w:r>
    </w:p>
    <w:p w14:paraId="272711EA" w14:textId="77777777" w:rsidR="00D36A29" w:rsidRPr="00D36A29" w:rsidRDefault="00D36A29" w:rsidP="00D36A29">
      <w:pPr>
        <w:numPr>
          <w:ilvl w:val="2"/>
          <w:numId w:val="8"/>
        </w:numPr>
      </w:pPr>
      <w:r w:rsidRPr="00D36A29">
        <w:t>Stop qBittorrent: DSM &gt; Container Manager &gt; Container &gt; Stop qbittorrent.</w:t>
      </w:r>
    </w:p>
    <w:p w14:paraId="20E7148D" w14:textId="77777777" w:rsidR="00D36A29" w:rsidRPr="00D36A29" w:rsidRDefault="00D36A29" w:rsidP="00D36A29">
      <w:pPr>
        <w:numPr>
          <w:ilvl w:val="1"/>
          <w:numId w:val="8"/>
        </w:numPr>
      </w:pPr>
      <w:r w:rsidRPr="00D36A29">
        <w:t xml:space="preserve">Test: </w:t>
      </w:r>
      <w:hyperlink r:id="rId7" w:history="1">
        <w:r w:rsidRPr="00D36A29">
          <w:rPr>
            <w:rStyle w:val="Hyperlink"/>
          </w:rPr>
          <w:t>http://192.168.1.248:8081/index.html</w:t>
        </w:r>
      </w:hyperlink>
      <w:r w:rsidRPr="00D36A29">
        <w:t xml:space="preserve"> (shows program selection, modes, module selection).</w:t>
      </w:r>
    </w:p>
    <w:p w14:paraId="5C0C3731" w14:textId="77777777" w:rsidR="00D36A29" w:rsidRPr="00D36A29" w:rsidRDefault="00D36A29" w:rsidP="00D36A29">
      <w:pPr>
        <w:numPr>
          <w:ilvl w:val="0"/>
          <w:numId w:val="8"/>
        </w:numPr>
      </w:pPr>
      <w:r w:rsidRPr="00D36A29">
        <w:rPr>
          <w:b/>
          <w:bCs/>
        </w:rPr>
        <w:t>GitHub</w:t>
      </w:r>
      <w:r w:rsidRPr="00D36A29">
        <w:t>: Sync with gituser to /volume1/Exam_Prep.</w:t>
      </w:r>
    </w:p>
    <w:p w14:paraId="5BAE4810" w14:textId="77777777" w:rsidR="00D36A29" w:rsidRPr="00D36A29" w:rsidRDefault="00D36A29" w:rsidP="00D36A29">
      <w:pPr>
        <w:numPr>
          <w:ilvl w:val="0"/>
          <w:numId w:val="8"/>
        </w:numPr>
      </w:pPr>
      <w:r w:rsidRPr="00D36A29">
        <w:rPr>
          <w:b/>
          <w:bCs/>
        </w:rPr>
        <w:t>Expansion</w:t>
      </w:r>
      <w:r w:rsidRPr="00D36A29">
        <w:t>: Library to 300+ questions; add analytics.</w:t>
      </w:r>
    </w:p>
    <w:p w14:paraId="480F71EB" w14:textId="77777777" w:rsidR="00D36A29" w:rsidRPr="00D36A29" w:rsidRDefault="00D36A29" w:rsidP="00D36A29">
      <w:pPr>
        <w:rPr>
          <w:b/>
          <w:bCs/>
        </w:rPr>
      </w:pPr>
      <w:r w:rsidRPr="00D36A29">
        <w:rPr>
          <w:b/>
          <w:bCs/>
        </w:rPr>
        <w:lastRenderedPageBreak/>
        <w:t>7. Known Issues and Resolutions</w:t>
      </w:r>
    </w:p>
    <w:p w14:paraId="139211A0" w14:textId="77777777" w:rsidR="00D36A29" w:rsidRPr="00D36A29" w:rsidRDefault="00D36A29" w:rsidP="00D36A29">
      <w:pPr>
        <w:numPr>
          <w:ilvl w:val="0"/>
          <w:numId w:val="9"/>
        </w:numPr>
      </w:pPr>
      <w:r w:rsidRPr="00D36A29">
        <w:rPr>
          <w:b/>
          <w:bCs/>
        </w:rPr>
        <w:t>Crashes</w:t>
      </w:r>
      <w:r w:rsidRPr="00D36A29">
        <w:t>: Browser RAM spikes—use Notepad, File Station.</w:t>
      </w:r>
    </w:p>
    <w:p w14:paraId="65BAE504" w14:textId="77777777" w:rsidR="00D36A29" w:rsidRPr="00D36A29" w:rsidRDefault="00D36A29" w:rsidP="00D36A29">
      <w:pPr>
        <w:numPr>
          <w:ilvl w:val="0"/>
          <w:numId w:val="9"/>
        </w:numPr>
      </w:pPr>
      <w:r w:rsidRPr="00D36A29">
        <w:rPr>
          <w:b/>
          <w:bCs/>
        </w:rPr>
        <w:t>Upload Failures</w:t>
      </w:r>
      <w:r w:rsidRPr="00D36A29">
        <w:t>: scp errors—use File Station.</w:t>
      </w:r>
    </w:p>
    <w:p w14:paraId="4DF0A5A4" w14:textId="77777777" w:rsidR="00D36A29" w:rsidRPr="00D36A29" w:rsidRDefault="00D36A29" w:rsidP="00D36A29">
      <w:pPr>
        <w:numPr>
          <w:ilvl w:val="0"/>
          <w:numId w:val="9"/>
        </w:numPr>
      </w:pPr>
      <w:r w:rsidRPr="00D36A29">
        <w:rPr>
          <w:b/>
          <w:bCs/>
        </w:rPr>
        <w:t>Runtime Errors</w:t>
      </w:r>
      <w:r w:rsidRPr="00D36A29">
        <w:t>: Fixed Tailwind CDN with styles.css; JSON error fixed with valid questions.json.</w:t>
      </w:r>
    </w:p>
    <w:p w14:paraId="240F6098" w14:textId="77777777" w:rsidR="00D36A29" w:rsidRPr="00D36A29" w:rsidRDefault="00D36A29" w:rsidP="00D36A29">
      <w:pPr>
        <w:numPr>
          <w:ilvl w:val="0"/>
          <w:numId w:val="9"/>
        </w:numPr>
      </w:pPr>
      <w:r w:rsidRPr="00D36A29">
        <w:rPr>
          <w:b/>
          <w:bCs/>
        </w:rPr>
        <w:t>Port Conflicts</w:t>
      </w:r>
      <w:r w:rsidRPr="00D36A29">
        <w:t>: qBittorrent on 8080—use 8081 or scan with nmap 192.168.1.248 -p 8081-8090 (on request).</w:t>
      </w:r>
    </w:p>
    <w:p w14:paraId="7CF95CCA" w14:textId="77777777" w:rsidR="00D36A29" w:rsidRPr="00D36A29" w:rsidRDefault="00D36A29" w:rsidP="00D36A29">
      <w:pPr>
        <w:numPr>
          <w:ilvl w:val="0"/>
          <w:numId w:val="9"/>
        </w:numPr>
      </w:pPr>
      <w:r w:rsidRPr="00D36A29">
        <w:rPr>
          <w:b/>
          <w:bCs/>
        </w:rPr>
        <w:t>Incomplete Files</w:t>
      </w:r>
      <w:r w:rsidRPr="00D36A29">
        <w:t>: Replace index.html (237 bytes) with full version.</w:t>
      </w:r>
    </w:p>
    <w:p w14:paraId="0569ACB8" w14:textId="77777777" w:rsidR="00D36A29" w:rsidRPr="00D36A29" w:rsidRDefault="00D36A29" w:rsidP="00D36A29">
      <w:pPr>
        <w:rPr>
          <w:b/>
          <w:bCs/>
        </w:rPr>
      </w:pPr>
      <w:r w:rsidRPr="00D36A29">
        <w:rPr>
          <w:b/>
          <w:bCs/>
        </w:rPr>
        <w:t>8. User Preferences</w:t>
      </w:r>
    </w:p>
    <w:p w14:paraId="4213C1B8" w14:textId="77777777" w:rsidR="00D36A29" w:rsidRPr="00D36A29" w:rsidRDefault="00D36A29" w:rsidP="00D36A29">
      <w:pPr>
        <w:numPr>
          <w:ilvl w:val="0"/>
          <w:numId w:val="10"/>
        </w:numPr>
      </w:pPr>
      <w:r w:rsidRPr="00D36A29">
        <w:t>Formal tone, clear sentences, precise language.</w:t>
      </w:r>
    </w:p>
    <w:p w14:paraId="0AFB9680" w14:textId="77777777" w:rsidR="00D36A29" w:rsidRPr="00D36A29" w:rsidRDefault="00D36A29" w:rsidP="00D36A29">
      <w:pPr>
        <w:numPr>
          <w:ilvl w:val="0"/>
          <w:numId w:val="10"/>
        </w:numPr>
      </w:pPr>
      <w:r w:rsidRPr="00D36A29">
        <w:t>Separate SSH commands.</w:t>
      </w:r>
    </w:p>
    <w:p w14:paraId="70C95A21" w14:textId="77777777" w:rsidR="00D36A29" w:rsidRPr="00D36A29" w:rsidRDefault="00D36A29" w:rsidP="00D36A29">
      <w:pPr>
        <w:numPr>
          <w:ilvl w:val="0"/>
          <w:numId w:val="10"/>
        </w:numPr>
      </w:pPr>
      <w:r w:rsidRPr="00D36A29">
        <w:t>Verification with ls/dir.</w:t>
      </w:r>
    </w:p>
    <w:p w14:paraId="77939594" w14:textId="77777777" w:rsidR="00D36A29" w:rsidRPr="00D36A29" w:rsidRDefault="00D36A29" w:rsidP="00D36A29">
      <w:pPr>
        <w:numPr>
          <w:ilvl w:val="0"/>
          <w:numId w:val="10"/>
        </w:numPr>
      </w:pPr>
      <w:r w:rsidRPr="00D36A29">
        <w:t>No large code dumps; minimal responses.</w:t>
      </w:r>
    </w:p>
    <w:p w14:paraId="73DE36B0" w14:textId="77777777" w:rsidR="00D36A29" w:rsidRPr="00D36A29" w:rsidRDefault="00D36A29" w:rsidP="00D36A29">
      <w:pPr>
        <w:numPr>
          <w:ilvl w:val="0"/>
          <w:numId w:val="10"/>
        </w:numPr>
      </w:pPr>
      <w:r w:rsidRPr="00D36A29">
        <w:t>Port scans only on explicit request.</w:t>
      </w:r>
    </w:p>
    <w:p w14:paraId="2EE4FBBE" w14:textId="77777777" w:rsidR="00D36A29" w:rsidRPr="00D36A29" w:rsidRDefault="00D36A29" w:rsidP="00D36A29">
      <w:pPr>
        <w:rPr>
          <w:b/>
          <w:bCs/>
        </w:rPr>
      </w:pPr>
      <w:r w:rsidRPr="00D36A29">
        <w:rPr>
          <w:b/>
          <w:bCs/>
        </w:rPr>
        <w:t>9. Next Steps for Facilitator</w:t>
      </w:r>
    </w:p>
    <w:p w14:paraId="219A80F7" w14:textId="77777777" w:rsidR="00D36A29" w:rsidRPr="00D36A29" w:rsidRDefault="00D36A29" w:rsidP="00D36A29">
      <w:pPr>
        <w:numPr>
          <w:ilvl w:val="0"/>
          <w:numId w:val="11"/>
        </w:numPr>
      </w:pPr>
      <w:r w:rsidRPr="00D36A29">
        <w:t xml:space="preserve">Verify functionality: </w:t>
      </w:r>
      <w:hyperlink r:id="rId8" w:history="1">
        <w:r w:rsidRPr="00D36A29">
          <w:rPr>
            <w:rStyle w:val="Hyperlink"/>
          </w:rPr>
          <w:t>http://192.168.1.248:8081/index.html</w:t>
        </w:r>
      </w:hyperlink>
      <w:r w:rsidRPr="00D36A29">
        <w:t>.</w:t>
      </w:r>
    </w:p>
    <w:p w14:paraId="3F524E82" w14:textId="77777777" w:rsidR="00D36A29" w:rsidRPr="00D36A29" w:rsidRDefault="00D36A29" w:rsidP="00D36A29">
      <w:pPr>
        <w:numPr>
          <w:ilvl w:val="0"/>
          <w:numId w:val="11"/>
        </w:numPr>
      </w:pPr>
      <w:r w:rsidRPr="00D36A29">
        <w:t>Upload and verify all files.</w:t>
      </w:r>
    </w:p>
    <w:p w14:paraId="539AB5B4" w14:textId="77777777" w:rsidR="00D36A29" w:rsidRPr="00D36A29" w:rsidRDefault="00D36A29" w:rsidP="00D36A29">
      <w:pPr>
        <w:numPr>
          <w:ilvl w:val="0"/>
          <w:numId w:val="11"/>
        </w:numPr>
      </w:pPr>
      <w:r w:rsidRPr="00D36A29">
        <w:t>Deploy Docker container.</w:t>
      </w:r>
    </w:p>
    <w:p w14:paraId="7139AA7B" w14:textId="77777777" w:rsidR="00D36A29" w:rsidRPr="00D36A29" w:rsidRDefault="00D36A29" w:rsidP="00D36A29">
      <w:pPr>
        <w:numPr>
          <w:ilvl w:val="0"/>
          <w:numId w:val="11"/>
        </w:numPr>
      </w:pPr>
      <w:r w:rsidRPr="00D36A29">
        <w:t>Expand question library if needed.</w:t>
      </w:r>
    </w:p>
    <w:p w14:paraId="4C4E26B2" w14:textId="77777777" w:rsidR="00D36A29" w:rsidRPr="00D36A29" w:rsidRDefault="00D36A29" w:rsidP="00D36A29">
      <w:pPr>
        <w:numPr>
          <w:ilvl w:val="0"/>
          <w:numId w:val="11"/>
        </w:numPr>
      </w:pPr>
      <w:r w:rsidRPr="00D36A29">
        <w:t>Address user concerns: concise responses, no assumptions.</w:t>
      </w:r>
    </w:p>
    <w:p w14:paraId="6D2F57CC" w14:textId="77777777" w:rsidR="00D36A29" w:rsidRPr="00D36A29" w:rsidRDefault="00D36A29" w:rsidP="00D36A29">
      <w:pPr>
        <w:rPr>
          <w:b/>
          <w:bCs/>
        </w:rPr>
      </w:pPr>
      <w:r w:rsidRPr="00D36A29">
        <w:rPr>
          <w:b/>
          <w:bCs/>
        </w:rPr>
        <w:t>Instructions for Use</w:t>
      </w:r>
    </w:p>
    <w:p w14:paraId="4C4824D8" w14:textId="77777777" w:rsidR="00D36A29" w:rsidRPr="00D36A29" w:rsidRDefault="00D36A29" w:rsidP="00D36A29">
      <w:pPr>
        <w:numPr>
          <w:ilvl w:val="0"/>
          <w:numId w:val="12"/>
        </w:numPr>
      </w:pPr>
      <w:r w:rsidRPr="00D36A29">
        <w:t>Save this file as handover_report.md in M:\OneDrive\Documents\GitHub\CAPM_Mock_Exam_Platform.</w:t>
      </w:r>
    </w:p>
    <w:p w14:paraId="06BA5680" w14:textId="77777777" w:rsidR="00D36A29" w:rsidRPr="00D36A29" w:rsidRDefault="00D36A29" w:rsidP="00D36A29">
      <w:pPr>
        <w:numPr>
          <w:ilvl w:val="0"/>
          <w:numId w:val="12"/>
        </w:numPr>
      </w:pPr>
      <w:r w:rsidRPr="00D36A29">
        <w:t>Create and save other files (index.html, styles.css, ReadMe.md, docker-compose.yml).</w:t>
      </w:r>
    </w:p>
    <w:p w14:paraId="359532C9" w14:textId="77777777" w:rsidR="00D36A29" w:rsidRPr="00D36A29" w:rsidRDefault="00D36A29" w:rsidP="00D36A29">
      <w:pPr>
        <w:numPr>
          <w:ilvl w:val="0"/>
          <w:numId w:val="12"/>
        </w:numPr>
      </w:pPr>
      <w:r w:rsidRPr="00D36A29">
        <w:t>Upload all to /volume1/Exam_Prep/html via File Station.</w:t>
      </w:r>
    </w:p>
    <w:p w14:paraId="37CA0B08" w14:textId="77777777" w:rsidR="00D36A29" w:rsidRPr="00D36A29" w:rsidRDefault="00D36A29" w:rsidP="00D36A29">
      <w:pPr>
        <w:numPr>
          <w:ilvl w:val="0"/>
          <w:numId w:val="12"/>
        </w:numPr>
      </w:pPr>
      <w:r w:rsidRPr="00D36A29">
        <w:t>Verify and deploy as above.</w:t>
      </w:r>
    </w:p>
    <w:p w14:paraId="5D5ED562" w14:textId="77777777" w:rsidR="00F4682F" w:rsidRDefault="00F4682F"/>
    <w:sectPr w:rsidR="00F468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3D0B"/>
    <w:multiLevelType w:val="multilevel"/>
    <w:tmpl w:val="1960F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D7DAD"/>
    <w:multiLevelType w:val="multilevel"/>
    <w:tmpl w:val="488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56C39"/>
    <w:multiLevelType w:val="multilevel"/>
    <w:tmpl w:val="05C4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423E9"/>
    <w:multiLevelType w:val="multilevel"/>
    <w:tmpl w:val="B0205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C6F08"/>
    <w:multiLevelType w:val="multilevel"/>
    <w:tmpl w:val="B6624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66BBC"/>
    <w:multiLevelType w:val="multilevel"/>
    <w:tmpl w:val="A278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E650B"/>
    <w:multiLevelType w:val="multilevel"/>
    <w:tmpl w:val="66DA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E4088"/>
    <w:multiLevelType w:val="multilevel"/>
    <w:tmpl w:val="B79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2194A"/>
    <w:multiLevelType w:val="multilevel"/>
    <w:tmpl w:val="AE1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C3A32"/>
    <w:multiLevelType w:val="multilevel"/>
    <w:tmpl w:val="8DFA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623F1"/>
    <w:multiLevelType w:val="multilevel"/>
    <w:tmpl w:val="FF0E4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67D97"/>
    <w:multiLevelType w:val="multilevel"/>
    <w:tmpl w:val="D56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85125">
    <w:abstractNumId w:val="2"/>
  </w:num>
  <w:num w:numId="2" w16cid:durableId="1784690579">
    <w:abstractNumId w:val="10"/>
  </w:num>
  <w:num w:numId="3" w16cid:durableId="152264327">
    <w:abstractNumId w:val="6"/>
  </w:num>
  <w:num w:numId="4" w16cid:durableId="1760253112">
    <w:abstractNumId w:val="4"/>
  </w:num>
  <w:num w:numId="5" w16cid:durableId="1697804819">
    <w:abstractNumId w:val="8"/>
  </w:num>
  <w:num w:numId="6" w16cid:durableId="715158377">
    <w:abstractNumId w:val="1"/>
  </w:num>
  <w:num w:numId="7" w16cid:durableId="759063562">
    <w:abstractNumId w:val="5"/>
  </w:num>
  <w:num w:numId="8" w16cid:durableId="160201064">
    <w:abstractNumId w:val="3"/>
  </w:num>
  <w:num w:numId="9" w16cid:durableId="259801004">
    <w:abstractNumId w:val="7"/>
  </w:num>
  <w:num w:numId="10" w16cid:durableId="104617979">
    <w:abstractNumId w:val="9"/>
  </w:num>
  <w:num w:numId="11" w16cid:durableId="1531795054">
    <w:abstractNumId w:val="11"/>
  </w:num>
  <w:num w:numId="12" w16cid:durableId="419062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68"/>
    <w:rsid w:val="000D4AFF"/>
    <w:rsid w:val="00215B67"/>
    <w:rsid w:val="002C4B68"/>
    <w:rsid w:val="00C64EF4"/>
    <w:rsid w:val="00D36A29"/>
    <w:rsid w:val="00F468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41F90F"/>
  <w15:chartTrackingRefBased/>
  <w15:docId w15:val="{99729733-B714-44BE-B62A-D1BA4DD98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B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B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B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B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B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B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B68"/>
    <w:rPr>
      <w:rFonts w:eastAsiaTheme="majorEastAsia" w:cstheme="majorBidi"/>
      <w:color w:val="272727" w:themeColor="text1" w:themeTint="D8"/>
    </w:rPr>
  </w:style>
  <w:style w:type="paragraph" w:styleId="Title">
    <w:name w:val="Title"/>
    <w:basedOn w:val="Normal"/>
    <w:next w:val="Normal"/>
    <w:link w:val="TitleChar"/>
    <w:uiPriority w:val="10"/>
    <w:qFormat/>
    <w:rsid w:val="002C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B68"/>
    <w:pPr>
      <w:spacing w:before="160"/>
      <w:jc w:val="center"/>
    </w:pPr>
    <w:rPr>
      <w:i/>
      <w:iCs/>
      <w:color w:val="404040" w:themeColor="text1" w:themeTint="BF"/>
    </w:rPr>
  </w:style>
  <w:style w:type="character" w:customStyle="1" w:styleId="QuoteChar">
    <w:name w:val="Quote Char"/>
    <w:basedOn w:val="DefaultParagraphFont"/>
    <w:link w:val="Quote"/>
    <w:uiPriority w:val="29"/>
    <w:rsid w:val="002C4B68"/>
    <w:rPr>
      <w:i/>
      <w:iCs/>
      <w:color w:val="404040" w:themeColor="text1" w:themeTint="BF"/>
    </w:rPr>
  </w:style>
  <w:style w:type="paragraph" w:styleId="ListParagraph">
    <w:name w:val="List Paragraph"/>
    <w:basedOn w:val="Normal"/>
    <w:uiPriority w:val="34"/>
    <w:qFormat/>
    <w:rsid w:val="002C4B68"/>
    <w:pPr>
      <w:ind w:left="720"/>
      <w:contextualSpacing/>
    </w:pPr>
  </w:style>
  <w:style w:type="character" w:styleId="IntenseEmphasis">
    <w:name w:val="Intense Emphasis"/>
    <w:basedOn w:val="DefaultParagraphFont"/>
    <w:uiPriority w:val="21"/>
    <w:qFormat/>
    <w:rsid w:val="002C4B68"/>
    <w:rPr>
      <w:i/>
      <w:iCs/>
      <w:color w:val="0F4761" w:themeColor="accent1" w:themeShade="BF"/>
    </w:rPr>
  </w:style>
  <w:style w:type="paragraph" w:styleId="IntenseQuote">
    <w:name w:val="Intense Quote"/>
    <w:basedOn w:val="Normal"/>
    <w:next w:val="Normal"/>
    <w:link w:val="IntenseQuoteChar"/>
    <w:uiPriority w:val="30"/>
    <w:qFormat/>
    <w:rsid w:val="002C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B68"/>
    <w:rPr>
      <w:i/>
      <w:iCs/>
      <w:color w:val="0F4761" w:themeColor="accent1" w:themeShade="BF"/>
    </w:rPr>
  </w:style>
  <w:style w:type="character" w:styleId="IntenseReference">
    <w:name w:val="Intense Reference"/>
    <w:basedOn w:val="DefaultParagraphFont"/>
    <w:uiPriority w:val="32"/>
    <w:qFormat/>
    <w:rsid w:val="002C4B68"/>
    <w:rPr>
      <w:b/>
      <w:bCs/>
      <w:smallCaps/>
      <w:color w:val="0F4761" w:themeColor="accent1" w:themeShade="BF"/>
      <w:spacing w:val="5"/>
    </w:rPr>
  </w:style>
  <w:style w:type="character" w:styleId="Hyperlink">
    <w:name w:val="Hyperlink"/>
    <w:basedOn w:val="DefaultParagraphFont"/>
    <w:uiPriority w:val="99"/>
    <w:unhideWhenUsed/>
    <w:rsid w:val="00D36A29"/>
    <w:rPr>
      <w:color w:val="467886" w:themeColor="hyperlink"/>
      <w:u w:val="single"/>
    </w:rPr>
  </w:style>
  <w:style w:type="character" w:styleId="UnresolvedMention">
    <w:name w:val="Unresolved Mention"/>
    <w:basedOn w:val="DefaultParagraphFont"/>
    <w:uiPriority w:val="99"/>
    <w:semiHidden/>
    <w:unhideWhenUsed/>
    <w:rsid w:val="00D36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8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1.248:8081/index.html" TargetMode="External"/><Relationship Id="rId3" Type="http://schemas.openxmlformats.org/officeDocument/2006/relationships/settings" Target="settings.xml"/><Relationship Id="rId7" Type="http://schemas.openxmlformats.org/officeDocument/2006/relationships/hyperlink" Target="http://192.168.1.248:8081/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92.168.1.248:5000/" TargetMode="External"/><Relationship Id="rId5" Type="http://schemas.openxmlformats.org/officeDocument/2006/relationships/hyperlink" Target="http://192.168.1.248:8081/index.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2535</Words>
  <Characters>17698</Characters>
  <Application>Microsoft Office Word</Application>
  <DocSecurity>0</DocSecurity>
  <Lines>491</Lines>
  <Paragraphs>404</Paragraphs>
  <ScaleCrop>false</ScaleCrop>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Holland</dc:creator>
  <cp:keywords/>
  <dc:description/>
  <cp:lastModifiedBy>Andrew Holland</cp:lastModifiedBy>
  <cp:revision>2</cp:revision>
  <dcterms:created xsi:type="dcterms:W3CDTF">2025-07-31T20:48:00Z</dcterms:created>
  <dcterms:modified xsi:type="dcterms:W3CDTF">2025-07-31T20:48:00Z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e638efca-ac39-41ec-97b9-1435d3279e35</vt:lpwstr>
  </property>
</Properties>
</file>