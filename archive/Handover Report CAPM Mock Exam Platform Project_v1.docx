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6A905" w14:textId="77777777" w:rsidR="00A45F3D" w:rsidRPr="00A45F3D" w:rsidRDefault="00A45F3D" w:rsidP="00A45F3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A45F3D">
        <w:rPr>
          <w:rFonts w:ascii="Times New Roman" w:eastAsia="Times New Roman" w:hAnsi="Times New Roman" w:cs="Times New Roman"/>
          <w:b/>
          <w:bCs/>
          <w:kern w:val="36"/>
          <w:sz w:val="48"/>
          <w:szCs w:val="48"/>
          <w:lang w:eastAsia="en-CA"/>
          <w14:ligatures w14:val="none"/>
        </w:rPr>
        <w:t>Handover Report: CAPM Mock Exam Platform Project</w:t>
      </w:r>
    </w:p>
    <w:p w14:paraId="3C1F21B9" w14:textId="77777777" w:rsidR="00A45F3D" w:rsidRPr="00A45F3D" w:rsidRDefault="00A45F3D" w:rsidP="00A45F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A45F3D">
        <w:rPr>
          <w:rFonts w:ascii="Times New Roman" w:eastAsia="Times New Roman" w:hAnsi="Times New Roman" w:cs="Times New Roman"/>
          <w:b/>
          <w:bCs/>
          <w:kern w:val="0"/>
          <w:sz w:val="36"/>
          <w:szCs w:val="36"/>
          <w:lang w:eastAsia="en-CA"/>
          <w14:ligatures w14:val="none"/>
        </w:rPr>
        <w:t>Report Date</w:t>
      </w:r>
    </w:p>
    <w:p w14:paraId="115D8842" w14:textId="77777777" w:rsidR="00A45F3D" w:rsidRPr="00A45F3D" w:rsidRDefault="00A45F3D" w:rsidP="00A45F3D">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August 01, 2025</w:t>
      </w:r>
    </w:p>
    <w:p w14:paraId="4C40FB7B" w14:textId="77777777" w:rsidR="00A45F3D" w:rsidRPr="00A45F3D" w:rsidRDefault="00A45F3D" w:rsidP="00A45F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A45F3D">
        <w:rPr>
          <w:rFonts w:ascii="Times New Roman" w:eastAsia="Times New Roman" w:hAnsi="Times New Roman" w:cs="Times New Roman"/>
          <w:b/>
          <w:bCs/>
          <w:kern w:val="0"/>
          <w:sz w:val="36"/>
          <w:szCs w:val="36"/>
          <w:lang w:eastAsia="en-CA"/>
          <w14:ligatures w14:val="none"/>
        </w:rPr>
        <w:t>Prepared by</w:t>
      </w:r>
    </w:p>
    <w:p w14:paraId="73FC7DAA" w14:textId="77777777" w:rsidR="00A45F3D" w:rsidRPr="00A45F3D" w:rsidRDefault="00A45F3D" w:rsidP="00A45F3D">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Grok AI</w:t>
      </w:r>
    </w:p>
    <w:p w14:paraId="386DD6BF" w14:textId="77777777" w:rsidR="00A45F3D" w:rsidRPr="00A45F3D" w:rsidRDefault="00A45F3D" w:rsidP="00A45F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A45F3D">
        <w:rPr>
          <w:rFonts w:ascii="Times New Roman" w:eastAsia="Times New Roman" w:hAnsi="Times New Roman" w:cs="Times New Roman"/>
          <w:b/>
          <w:bCs/>
          <w:kern w:val="0"/>
          <w:sz w:val="36"/>
          <w:szCs w:val="36"/>
          <w:lang w:eastAsia="en-CA"/>
          <w14:ligatures w14:val="none"/>
        </w:rPr>
        <w:t>Project Owner</w:t>
      </w:r>
    </w:p>
    <w:p w14:paraId="68D43E1E" w14:textId="77777777" w:rsidR="00A45F3D" w:rsidRPr="00A45F3D" w:rsidRDefault="00A45F3D" w:rsidP="00A45F3D">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Andrew John Holland</w:t>
      </w:r>
    </w:p>
    <w:p w14:paraId="315FF1D8" w14:textId="77777777" w:rsidR="00A45F3D" w:rsidRPr="00A45F3D" w:rsidRDefault="00A45F3D" w:rsidP="00A45F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A45F3D">
        <w:rPr>
          <w:rFonts w:ascii="Times New Roman" w:eastAsia="Times New Roman" w:hAnsi="Times New Roman" w:cs="Times New Roman"/>
          <w:b/>
          <w:bCs/>
          <w:kern w:val="0"/>
          <w:sz w:val="36"/>
          <w:szCs w:val="36"/>
          <w:lang w:eastAsia="en-CA"/>
          <w14:ligatures w14:val="none"/>
        </w:rPr>
        <w:t>Project Status</w:t>
      </w:r>
    </w:p>
    <w:p w14:paraId="48CDC95B" w14:textId="77777777" w:rsidR="00A45F3D" w:rsidRPr="00A45F3D" w:rsidRDefault="00A45F3D" w:rsidP="00A45F3D">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 xml:space="preserve">The project is in the deployment phase, with </w:t>
      </w:r>
      <w:r w:rsidRPr="00A45F3D">
        <w:rPr>
          <w:rFonts w:ascii="Courier New" w:eastAsia="Times New Roman" w:hAnsi="Courier New" w:cs="Courier New"/>
          <w:kern w:val="0"/>
          <w:sz w:val="20"/>
          <w:szCs w:val="20"/>
          <w:lang w:eastAsia="en-CA"/>
          <w14:ligatures w14:val="none"/>
        </w:rPr>
        <w:t>index.html</w:t>
      </w:r>
      <w:r w:rsidRPr="00A45F3D">
        <w:rPr>
          <w:rFonts w:ascii="Times New Roman" w:eastAsia="Times New Roman" w:hAnsi="Times New Roman" w:cs="Times New Roman"/>
          <w:kern w:val="0"/>
          <w:sz w:val="24"/>
          <w:szCs w:val="24"/>
          <w:lang w:eastAsia="en-CA"/>
          <w14:ligatures w14:val="none"/>
        </w:rPr>
        <w:t xml:space="preserve"> (</w:t>
      </w:r>
      <w:del w:id="0" w:author="Unknown">
        <w:r w:rsidRPr="00A45F3D">
          <w:rPr>
            <w:rFonts w:ascii="Times New Roman" w:eastAsia="Times New Roman" w:hAnsi="Times New Roman" w:cs="Times New Roman"/>
            <w:kern w:val="0"/>
            <w:sz w:val="24"/>
            <w:szCs w:val="24"/>
            <w:lang w:eastAsia="en-CA"/>
            <w14:ligatures w14:val="none"/>
          </w:rPr>
          <w:delText xml:space="preserve">237 bytes, possibly incomplete) and </w:delText>
        </w:r>
        <w:r w:rsidRPr="00A45F3D">
          <w:rPr>
            <w:rFonts w:ascii="Courier New" w:eastAsia="Times New Roman" w:hAnsi="Courier New" w:cs="Courier New"/>
            <w:kern w:val="0"/>
            <w:sz w:val="20"/>
            <w:szCs w:val="20"/>
            <w:lang w:eastAsia="en-CA"/>
            <w14:ligatures w14:val="none"/>
          </w:rPr>
          <w:delText>questions.json</w:delText>
        </w:r>
        <w:r w:rsidRPr="00A45F3D">
          <w:rPr>
            <w:rFonts w:ascii="Times New Roman" w:eastAsia="Times New Roman" w:hAnsi="Times New Roman" w:cs="Times New Roman"/>
            <w:kern w:val="0"/>
            <w:sz w:val="24"/>
            <w:szCs w:val="24"/>
            <w:lang w:eastAsia="en-CA"/>
            <w14:ligatures w14:val="none"/>
          </w:rPr>
          <w:delText xml:space="preserve"> (</w:delText>
        </w:r>
      </w:del>
      <w:r w:rsidRPr="00A45F3D">
        <w:rPr>
          <w:rFonts w:ascii="Times New Roman" w:eastAsia="Times New Roman" w:hAnsi="Times New Roman" w:cs="Times New Roman"/>
          <w:kern w:val="0"/>
          <w:sz w:val="24"/>
          <w:szCs w:val="24"/>
          <w:lang w:eastAsia="en-CA"/>
          <w14:ligatures w14:val="none"/>
        </w:rPr>
        <w:t xml:space="preserve">37 KB) uploaded to </w:t>
      </w:r>
      <w:r w:rsidRPr="00A45F3D">
        <w:rPr>
          <w:rFonts w:ascii="Courier New" w:eastAsia="Times New Roman" w:hAnsi="Courier New" w:cs="Courier New"/>
          <w:kern w:val="0"/>
          <w:sz w:val="20"/>
          <w:szCs w:val="20"/>
          <w:lang w:eastAsia="en-CA"/>
          <w14:ligatures w14:val="none"/>
        </w:rPr>
        <w:t>/volume1/</w:t>
      </w:r>
      <w:proofErr w:type="spellStart"/>
      <w:r w:rsidRPr="00A45F3D">
        <w:rPr>
          <w:rFonts w:ascii="Courier New" w:eastAsia="Times New Roman" w:hAnsi="Courier New" w:cs="Courier New"/>
          <w:kern w:val="0"/>
          <w:sz w:val="20"/>
          <w:szCs w:val="20"/>
          <w:lang w:eastAsia="en-CA"/>
          <w14:ligatures w14:val="none"/>
        </w:rPr>
        <w:t>Exam_Prep</w:t>
      </w:r>
      <w:proofErr w:type="spellEnd"/>
      <w:r w:rsidRPr="00A45F3D">
        <w:rPr>
          <w:rFonts w:ascii="Courier New" w:eastAsia="Times New Roman" w:hAnsi="Courier New" w:cs="Courier New"/>
          <w:kern w:val="0"/>
          <w:sz w:val="20"/>
          <w:szCs w:val="20"/>
          <w:lang w:eastAsia="en-CA"/>
          <w14:ligatures w14:val="none"/>
        </w:rPr>
        <w:t>/html</w:t>
      </w:r>
      <w:r w:rsidRPr="00A45F3D">
        <w:rPr>
          <w:rFonts w:ascii="Times New Roman" w:eastAsia="Times New Roman" w:hAnsi="Times New Roman" w:cs="Times New Roman"/>
          <w:kern w:val="0"/>
          <w:sz w:val="24"/>
          <w:szCs w:val="24"/>
          <w:lang w:eastAsia="en-CA"/>
          <w14:ligatures w14:val="none"/>
        </w:rPr>
        <w:t xml:space="preserve"> on the Synology NAS (192.168.1.248). </w:t>
      </w:r>
      <w:r w:rsidRPr="00A45F3D">
        <w:rPr>
          <w:rFonts w:ascii="Courier New" w:eastAsia="Times New Roman" w:hAnsi="Courier New" w:cs="Courier New"/>
          <w:kern w:val="0"/>
          <w:sz w:val="20"/>
          <w:szCs w:val="20"/>
          <w:lang w:eastAsia="en-CA"/>
          <w14:ligatures w14:val="none"/>
        </w:rPr>
        <w:t>ReadMe.md</w:t>
      </w:r>
      <w:r w:rsidRPr="00A45F3D">
        <w:rPr>
          <w:rFonts w:ascii="Times New Roman" w:eastAsia="Times New Roman" w:hAnsi="Times New Roman" w:cs="Times New Roman"/>
          <w:kern w:val="0"/>
          <w:sz w:val="24"/>
          <w:szCs w:val="24"/>
          <w:lang w:eastAsia="en-CA"/>
          <w14:ligatures w14:val="none"/>
        </w:rPr>
        <w:t xml:space="preserve"> (</w:t>
      </w:r>
      <w:del w:id="1" w:author="Unknown">
        <w:r w:rsidRPr="00A45F3D">
          <w:rPr>
            <w:rFonts w:ascii="Times New Roman" w:eastAsia="Times New Roman" w:hAnsi="Times New Roman" w:cs="Times New Roman"/>
            <w:kern w:val="0"/>
            <w:sz w:val="24"/>
            <w:szCs w:val="24"/>
            <w:lang w:eastAsia="en-CA"/>
            <w14:ligatures w14:val="none"/>
          </w:rPr>
          <w:delText xml:space="preserve">0 bytes), </w:delText>
        </w:r>
        <w:r w:rsidRPr="00A45F3D">
          <w:rPr>
            <w:rFonts w:ascii="Courier New" w:eastAsia="Times New Roman" w:hAnsi="Courier New" w:cs="Courier New"/>
            <w:kern w:val="0"/>
            <w:sz w:val="20"/>
            <w:szCs w:val="20"/>
            <w:lang w:eastAsia="en-CA"/>
            <w14:ligatures w14:val="none"/>
          </w:rPr>
          <w:delText>docker-compose.yml</w:delText>
        </w:r>
        <w:r w:rsidRPr="00A45F3D">
          <w:rPr>
            <w:rFonts w:ascii="Times New Roman" w:eastAsia="Times New Roman" w:hAnsi="Times New Roman" w:cs="Times New Roman"/>
            <w:kern w:val="0"/>
            <w:sz w:val="24"/>
            <w:szCs w:val="24"/>
            <w:lang w:eastAsia="en-CA"/>
            <w14:ligatures w14:val="none"/>
          </w:rPr>
          <w:delText xml:space="preserve"> (</w:delText>
        </w:r>
      </w:del>
      <w:r w:rsidRPr="00A45F3D">
        <w:rPr>
          <w:rFonts w:ascii="Times New Roman" w:eastAsia="Times New Roman" w:hAnsi="Times New Roman" w:cs="Times New Roman"/>
          <w:kern w:val="0"/>
          <w:sz w:val="24"/>
          <w:szCs w:val="24"/>
          <w:lang w:eastAsia="en-CA"/>
          <w14:ligatures w14:val="none"/>
        </w:rPr>
        <w:t xml:space="preserve">0 bytes), and </w:t>
      </w:r>
      <w:r w:rsidRPr="00A45F3D">
        <w:rPr>
          <w:rFonts w:ascii="Courier New" w:eastAsia="Times New Roman" w:hAnsi="Courier New" w:cs="Courier New"/>
          <w:kern w:val="0"/>
          <w:sz w:val="20"/>
          <w:szCs w:val="20"/>
          <w:lang w:eastAsia="en-CA"/>
          <w14:ligatures w14:val="none"/>
        </w:rPr>
        <w:t>handover_report.md</w:t>
      </w:r>
      <w:r w:rsidRPr="00A45F3D">
        <w:rPr>
          <w:rFonts w:ascii="Times New Roman" w:eastAsia="Times New Roman" w:hAnsi="Times New Roman" w:cs="Times New Roman"/>
          <w:kern w:val="0"/>
          <w:sz w:val="24"/>
          <w:szCs w:val="24"/>
          <w:lang w:eastAsia="en-CA"/>
          <w14:ligatures w14:val="none"/>
        </w:rPr>
        <w:t xml:space="preserve"> require creation and upload. Port 8080 is occupied by </w:t>
      </w:r>
      <w:proofErr w:type="spellStart"/>
      <w:r w:rsidRPr="00A45F3D">
        <w:rPr>
          <w:rFonts w:ascii="Times New Roman" w:eastAsia="Times New Roman" w:hAnsi="Times New Roman" w:cs="Times New Roman"/>
          <w:kern w:val="0"/>
          <w:sz w:val="24"/>
          <w:szCs w:val="24"/>
          <w:lang w:eastAsia="en-CA"/>
          <w14:ligatures w14:val="none"/>
        </w:rPr>
        <w:t>qBittorrent</w:t>
      </w:r>
      <w:proofErr w:type="spellEnd"/>
      <w:r w:rsidRPr="00A45F3D">
        <w:rPr>
          <w:rFonts w:ascii="Times New Roman" w:eastAsia="Times New Roman" w:hAnsi="Times New Roman" w:cs="Times New Roman"/>
          <w:kern w:val="0"/>
          <w:sz w:val="24"/>
          <w:szCs w:val="24"/>
          <w:lang w:eastAsia="en-CA"/>
          <w14:ligatures w14:val="none"/>
        </w:rPr>
        <w:t>; use 8081 for deployment. Verification is pending, and multiple browser crashes (RAM limit 2.3GB, current 1.2GB) have occurred due to large text outputs, now mitigated by text-only responses and DSM File Station uploads.</w:t>
      </w:r>
    </w:p>
    <w:p w14:paraId="19B27264" w14:textId="77777777" w:rsidR="00A45F3D" w:rsidRPr="00A45F3D" w:rsidRDefault="00A45F3D" w:rsidP="00A45F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A45F3D">
        <w:rPr>
          <w:rFonts w:ascii="Times New Roman" w:eastAsia="Times New Roman" w:hAnsi="Times New Roman" w:cs="Times New Roman"/>
          <w:b/>
          <w:bCs/>
          <w:kern w:val="0"/>
          <w:sz w:val="36"/>
          <w:szCs w:val="36"/>
          <w:lang w:eastAsia="en-CA"/>
          <w14:ligatures w14:val="none"/>
        </w:rPr>
        <w:t>1. Project Overview</w:t>
      </w:r>
    </w:p>
    <w:p w14:paraId="6DDB20FF" w14:textId="77777777" w:rsidR="00A45F3D" w:rsidRPr="00A45F3D" w:rsidRDefault="00A45F3D" w:rsidP="00A45F3D">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The CAPM Mock Exam Platform is a self-hosted web application for CAPM certification preparation, emulating the Pearson VUE exam experience based on the 2023–2025 CAPM Exam Content Outline (ECO). It supports:</w:t>
      </w:r>
    </w:p>
    <w:p w14:paraId="0A8DB919" w14:textId="77777777" w:rsidR="00A45F3D" w:rsidRPr="00A45F3D" w:rsidRDefault="00A45F3D" w:rsidP="00A45F3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b/>
          <w:bCs/>
          <w:kern w:val="0"/>
          <w:sz w:val="24"/>
          <w:szCs w:val="24"/>
          <w:lang w:eastAsia="en-CA"/>
          <w14:ligatures w14:val="none"/>
        </w:rPr>
        <w:t>Modes</w:t>
      </w:r>
      <w:r w:rsidRPr="00A45F3D">
        <w:rPr>
          <w:rFonts w:ascii="Times New Roman" w:eastAsia="Times New Roman" w:hAnsi="Times New Roman" w:cs="Times New Roman"/>
          <w:kern w:val="0"/>
          <w:sz w:val="24"/>
          <w:szCs w:val="24"/>
          <w:lang w:eastAsia="en-CA"/>
          <w14:ligatures w14:val="none"/>
        </w:rPr>
        <w:t>: Study Mode (immediate feedback, module/range selection) and Timed Exam Mode (3-hour timer, navigation, flagging, review of unanswered/flagged, end-of-exam summary with domain-based review intelligence).</w:t>
      </w:r>
    </w:p>
    <w:p w14:paraId="7A029B44" w14:textId="77777777" w:rsidR="00A45F3D" w:rsidRPr="00A45F3D" w:rsidRDefault="00A45F3D" w:rsidP="00A45F3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b/>
          <w:bCs/>
          <w:kern w:val="0"/>
          <w:sz w:val="24"/>
          <w:szCs w:val="24"/>
          <w:lang w:eastAsia="en-CA"/>
          <w14:ligatures w14:val="none"/>
        </w:rPr>
        <w:t>Question Types</w:t>
      </w:r>
      <w:r w:rsidRPr="00A45F3D">
        <w:rPr>
          <w:rFonts w:ascii="Times New Roman" w:eastAsia="Times New Roman" w:hAnsi="Times New Roman" w:cs="Times New Roman"/>
          <w:kern w:val="0"/>
          <w:sz w:val="24"/>
          <w:szCs w:val="24"/>
          <w:lang w:eastAsia="en-CA"/>
          <w14:ligatures w14:val="none"/>
        </w:rPr>
        <w:t>: Single-answer multiple choice (60), multiple-selection (30), matching (22, drag-and-drop), sequencing (22, drag-and-drop), scenario-based (16, situational).</w:t>
      </w:r>
    </w:p>
    <w:p w14:paraId="510B7FD4" w14:textId="77777777" w:rsidR="00A45F3D" w:rsidRPr="00A45F3D" w:rsidRDefault="00A45F3D" w:rsidP="00A45F3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b/>
          <w:bCs/>
          <w:kern w:val="0"/>
          <w:sz w:val="24"/>
          <w:szCs w:val="24"/>
          <w:lang w:eastAsia="en-CA"/>
          <w14:ligatures w14:val="none"/>
        </w:rPr>
        <w:t>Content</w:t>
      </w:r>
      <w:r w:rsidRPr="00A45F3D">
        <w:rPr>
          <w:rFonts w:ascii="Times New Roman" w:eastAsia="Times New Roman" w:hAnsi="Times New Roman" w:cs="Times New Roman"/>
          <w:kern w:val="0"/>
          <w:sz w:val="24"/>
          <w:szCs w:val="24"/>
          <w:lang w:eastAsia="en-CA"/>
          <w14:ligatures w14:val="none"/>
        </w:rPr>
        <w:t>: 150-question library (54 Domain 1, 26 Domain 2, 30 Domain 3, 40 Domain 4), expandable to 300+.</w:t>
      </w:r>
    </w:p>
    <w:p w14:paraId="4133D93C" w14:textId="77777777" w:rsidR="00A45F3D" w:rsidRPr="00A45F3D" w:rsidRDefault="00A45F3D" w:rsidP="00A45F3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b/>
          <w:bCs/>
          <w:kern w:val="0"/>
          <w:sz w:val="24"/>
          <w:szCs w:val="24"/>
          <w:lang w:eastAsia="en-CA"/>
          <w14:ligatures w14:val="none"/>
        </w:rPr>
        <w:t>Design</w:t>
      </w:r>
      <w:r w:rsidRPr="00A45F3D">
        <w:rPr>
          <w:rFonts w:ascii="Times New Roman" w:eastAsia="Times New Roman" w:hAnsi="Times New Roman" w:cs="Times New Roman"/>
          <w:kern w:val="0"/>
          <w:sz w:val="24"/>
          <w:szCs w:val="24"/>
          <w:lang w:eastAsia="en-CA"/>
          <w14:ligatures w14:val="none"/>
        </w:rPr>
        <w:t>: Cyberpunk Monk palette (dark blue #0F172A background, gray #D1D5DB cards, blue #3B82F6 buttons, pink #F472B6 hover) for consistency with the owner's website (</w:t>
      </w:r>
      <w:hyperlink r:id="rId5" w:history="1">
        <w:r w:rsidRPr="00A45F3D">
          <w:rPr>
            <w:rFonts w:ascii="Times New Roman" w:eastAsia="Times New Roman" w:hAnsi="Times New Roman" w:cs="Times New Roman"/>
            <w:color w:val="0000FF"/>
            <w:kern w:val="0"/>
            <w:sz w:val="24"/>
            <w:szCs w:val="24"/>
            <w:u w:val="single"/>
            <w:lang w:eastAsia="en-CA"/>
            <w14:ligatures w14:val="none"/>
          </w:rPr>
          <w:t>https://www.andrewholland.com/</w:t>
        </w:r>
      </w:hyperlink>
      <w:r w:rsidRPr="00A45F3D">
        <w:rPr>
          <w:rFonts w:ascii="Times New Roman" w:eastAsia="Times New Roman" w:hAnsi="Times New Roman" w:cs="Times New Roman"/>
          <w:kern w:val="0"/>
          <w:sz w:val="24"/>
          <w:szCs w:val="24"/>
          <w:lang w:eastAsia="en-CA"/>
          <w14:ligatures w14:val="none"/>
        </w:rPr>
        <w:t>).</w:t>
      </w:r>
    </w:p>
    <w:p w14:paraId="7D2197E1" w14:textId="77777777" w:rsidR="00A45F3D" w:rsidRPr="00A45F3D" w:rsidRDefault="00A45F3D" w:rsidP="00A45F3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b/>
          <w:bCs/>
          <w:kern w:val="0"/>
          <w:sz w:val="24"/>
          <w:szCs w:val="24"/>
          <w:lang w:eastAsia="en-CA"/>
          <w14:ligatures w14:val="none"/>
        </w:rPr>
        <w:lastRenderedPageBreak/>
        <w:t>Integration</w:t>
      </w:r>
      <w:r w:rsidRPr="00A45F3D">
        <w:rPr>
          <w:rFonts w:ascii="Times New Roman" w:eastAsia="Times New Roman" w:hAnsi="Times New Roman" w:cs="Times New Roman"/>
          <w:kern w:val="0"/>
          <w:sz w:val="24"/>
          <w:szCs w:val="24"/>
          <w:lang w:eastAsia="en-CA"/>
          <w14:ligatures w14:val="none"/>
        </w:rPr>
        <w:t>: Tracks Google Project Management Certificate progress (Courses 1–2 up to Module 2 completed, samples for Courses 3–4, detailed for Courses 5–6). Quiz History sample: "31/07/2025, 11:44:55: 5/5 (100.00%) [Timed Exam Mode]".</w:t>
      </w:r>
    </w:p>
    <w:p w14:paraId="0CCC7EB7" w14:textId="77777777" w:rsidR="00A45F3D" w:rsidRPr="00A45F3D" w:rsidRDefault="00A45F3D" w:rsidP="00A45F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A45F3D">
        <w:rPr>
          <w:rFonts w:ascii="Times New Roman" w:eastAsia="Times New Roman" w:hAnsi="Times New Roman" w:cs="Times New Roman"/>
          <w:b/>
          <w:bCs/>
          <w:kern w:val="0"/>
          <w:sz w:val="36"/>
          <w:szCs w:val="36"/>
          <w:lang w:eastAsia="en-CA"/>
          <w14:ligatures w14:val="none"/>
        </w:rPr>
        <w:t>2. Goals and Objectives</w:t>
      </w:r>
    </w:p>
    <w:p w14:paraId="1C25DC38" w14:textId="77777777" w:rsidR="00A45F3D" w:rsidRPr="00A45F3D" w:rsidRDefault="00A45F3D" w:rsidP="00A45F3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b/>
          <w:bCs/>
          <w:kern w:val="0"/>
          <w:sz w:val="24"/>
          <w:szCs w:val="24"/>
          <w:lang w:eastAsia="en-CA"/>
          <w14:ligatures w14:val="none"/>
        </w:rPr>
        <w:t>Primary Goal</w:t>
      </w:r>
      <w:r w:rsidRPr="00A45F3D">
        <w:rPr>
          <w:rFonts w:ascii="Times New Roman" w:eastAsia="Times New Roman" w:hAnsi="Times New Roman" w:cs="Times New Roman"/>
          <w:kern w:val="0"/>
          <w:sz w:val="24"/>
          <w:szCs w:val="24"/>
          <w:lang w:eastAsia="en-CA"/>
          <w14:ligatures w14:val="none"/>
        </w:rPr>
        <w:t>: Deliver a lightweight, self-hosted CAPM exam simulator for repeated practice with performance analysis.</w:t>
      </w:r>
    </w:p>
    <w:p w14:paraId="737E0A7C" w14:textId="77777777" w:rsidR="00A45F3D" w:rsidRPr="00A45F3D" w:rsidRDefault="00A45F3D" w:rsidP="00A45F3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b/>
          <w:bCs/>
          <w:kern w:val="0"/>
          <w:sz w:val="24"/>
          <w:szCs w:val="24"/>
          <w:lang w:eastAsia="en-CA"/>
          <w14:ligatures w14:val="none"/>
        </w:rPr>
        <w:t>Objectives</w:t>
      </w:r>
      <w:r w:rsidRPr="00A45F3D">
        <w:rPr>
          <w:rFonts w:ascii="Times New Roman" w:eastAsia="Times New Roman" w:hAnsi="Times New Roman" w:cs="Times New Roman"/>
          <w:kern w:val="0"/>
          <w:sz w:val="24"/>
          <w:szCs w:val="24"/>
          <w:lang w:eastAsia="en-CA"/>
          <w14:ligatures w14:val="none"/>
        </w:rPr>
        <w:t>:</w:t>
      </w:r>
    </w:p>
    <w:p w14:paraId="45653573" w14:textId="77777777" w:rsidR="00A45F3D" w:rsidRPr="00A45F3D" w:rsidRDefault="00A45F3D" w:rsidP="00A45F3D">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Align questions with CAPM ECO domains (1: Fundamentals &amp; Core Concepts 36%, 2: Predictive Plan-Based Methodologies 17%, 3: Agile Frameworks/Methodologies 20%, 4: Business Analysis Frameworks 27%).</w:t>
      </w:r>
    </w:p>
    <w:p w14:paraId="56C06719" w14:textId="77777777" w:rsidR="00A45F3D" w:rsidRPr="00A45F3D" w:rsidRDefault="00A45F3D" w:rsidP="00A45F3D">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 xml:space="preserve">Host on Synology DSM using Nginx Docker, accessible at </w:t>
      </w:r>
      <w:hyperlink r:id="rId6" w:history="1">
        <w:r w:rsidRPr="00A45F3D">
          <w:rPr>
            <w:rFonts w:ascii="Times New Roman" w:eastAsia="Times New Roman" w:hAnsi="Times New Roman" w:cs="Times New Roman"/>
            <w:color w:val="0000FF"/>
            <w:kern w:val="0"/>
            <w:sz w:val="24"/>
            <w:szCs w:val="24"/>
            <w:u w:val="single"/>
            <w:lang w:eastAsia="en-CA"/>
            <w14:ligatures w14:val="none"/>
          </w:rPr>
          <w:t>http://192.168.1.248:8081/index.html</w:t>
        </w:r>
      </w:hyperlink>
      <w:r w:rsidRPr="00A45F3D">
        <w:rPr>
          <w:rFonts w:ascii="Times New Roman" w:eastAsia="Times New Roman" w:hAnsi="Times New Roman" w:cs="Times New Roman"/>
          <w:kern w:val="0"/>
          <w:sz w:val="24"/>
          <w:szCs w:val="24"/>
          <w:lang w:eastAsia="en-CA"/>
          <w14:ligatures w14:val="none"/>
        </w:rPr>
        <w:t>.</w:t>
      </w:r>
    </w:p>
    <w:p w14:paraId="2E40209F" w14:textId="77777777" w:rsidR="00A45F3D" w:rsidRPr="00A45F3D" w:rsidRDefault="00A45F3D" w:rsidP="00A45F3D">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Ensure low RAM usage (&lt;2.3GB) during deployment and browser use.</w:t>
      </w:r>
    </w:p>
    <w:p w14:paraId="6D3034DF" w14:textId="77777777" w:rsidR="00A45F3D" w:rsidRPr="00A45F3D" w:rsidRDefault="00A45F3D" w:rsidP="00A45F3D">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 xml:space="preserve">Follow user preferences: formal tone, separate SSH commands, </w:t>
      </w:r>
      <w:r w:rsidRPr="00A45F3D">
        <w:rPr>
          <w:rFonts w:ascii="Courier New" w:eastAsia="Times New Roman" w:hAnsi="Courier New" w:cs="Courier New"/>
          <w:kern w:val="0"/>
          <w:sz w:val="20"/>
          <w:szCs w:val="20"/>
          <w:lang w:eastAsia="en-CA"/>
          <w14:ligatures w14:val="none"/>
        </w:rPr>
        <w:t>ls</w:t>
      </w:r>
      <w:r w:rsidRPr="00A45F3D">
        <w:rPr>
          <w:rFonts w:ascii="Times New Roman" w:eastAsia="Times New Roman" w:hAnsi="Times New Roman" w:cs="Times New Roman"/>
          <w:kern w:val="0"/>
          <w:sz w:val="24"/>
          <w:szCs w:val="24"/>
          <w:lang w:eastAsia="en-CA"/>
          <w14:ligatures w14:val="none"/>
        </w:rPr>
        <w:t>/</w:t>
      </w:r>
      <w:proofErr w:type="spellStart"/>
      <w:r w:rsidRPr="00A45F3D">
        <w:rPr>
          <w:rFonts w:ascii="Courier New" w:eastAsia="Times New Roman" w:hAnsi="Courier New" w:cs="Courier New"/>
          <w:kern w:val="0"/>
          <w:sz w:val="20"/>
          <w:szCs w:val="20"/>
          <w:lang w:eastAsia="en-CA"/>
          <w14:ligatures w14:val="none"/>
        </w:rPr>
        <w:t>dir</w:t>
      </w:r>
      <w:proofErr w:type="spellEnd"/>
      <w:r w:rsidRPr="00A45F3D">
        <w:rPr>
          <w:rFonts w:ascii="Times New Roman" w:eastAsia="Times New Roman" w:hAnsi="Times New Roman" w:cs="Times New Roman"/>
          <w:kern w:val="0"/>
          <w:sz w:val="24"/>
          <w:szCs w:val="24"/>
          <w:lang w:eastAsia="en-CA"/>
          <w14:ligatures w14:val="none"/>
        </w:rPr>
        <w:t xml:space="preserve"> verification, no large code dumps, port scans only on request.</w:t>
      </w:r>
    </w:p>
    <w:p w14:paraId="6D69494B" w14:textId="77777777" w:rsidR="00A45F3D" w:rsidRPr="00A45F3D" w:rsidRDefault="00A45F3D" w:rsidP="00A45F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A45F3D">
        <w:rPr>
          <w:rFonts w:ascii="Times New Roman" w:eastAsia="Times New Roman" w:hAnsi="Times New Roman" w:cs="Times New Roman"/>
          <w:b/>
          <w:bCs/>
          <w:kern w:val="0"/>
          <w:sz w:val="36"/>
          <w:szCs w:val="36"/>
          <w:lang w:eastAsia="en-CA"/>
          <w14:ligatures w14:val="none"/>
        </w:rPr>
        <w:t>3. Files and Structure</w:t>
      </w:r>
    </w:p>
    <w:p w14:paraId="7B2DACDE" w14:textId="77777777" w:rsidR="00A45F3D" w:rsidRPr="00A45F3D" w:rsidRDefault="00A45F3D" w:rsidP="00A45F3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b/>
          <w:bCs/>
          <w:kern w:val="0"/>
          <w:sz w:val="24"/>
          <w:szCs w:val="24"/>
          <w:lang w:eastAsia="en-CA"/>
          <w14:ligatures w14:val="none"/>
        </w:rPr>
        <w:t>Directory</w:t>
      </w:r>
      <w:r w:rsidRPr="00A45F3D">
        <w:rPr>
          <w:rFonts w:ascii="Times New Roman" w:eastAsia="Times New Roman" w:hAnsi="Times New Roman" w:cs="Times New Roman"/>
          <w:kern w:val="0"/>
          <w:sz w:val="24"/>
          <w:szCs w:val="24"/>
          <w:lang w:eastAsia="en-CA"/>
          <w14:ligatures w14:val="none"/>
        </w:rPr>
        <w:t>:</w:t>
      </w:r>
    </w:p>
    <w:p w14:paraId="224DACC6" w14:textId="77777777" w:rsidR="00A45F3D" w:rsidRPr="00A45F3D" w:rsidRDefault="00A45F3D" w:rsidP="00A45F3D">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 xml:space="preserve">Local: </w:t>
      </w:r>
      <w:r w:rsidRPr="00A45F3D">
        <w:rPr>
          <w:rFonts w:ascii="Courier New" w:eastAsia="Times New Roman" w:hAnsi="Courier New" w:cs="Courier New"/>
          <w:kern w:val="0"/>
          <w:sz w:val="20"/>
          <w:szCs w:val="20"/>
          <w:lang w:eastAsia="en-CA"/>
          <w14:ligatures w14:val="none"/>
        </w:rPr>
        <w:t>M:\OneDrive\Documents\GitHub\CAPM_Mock_Exam_Platform</w:t>
      </w:r>
    </w:p>
    <w:p w14:paraId="18E9DF9B" w14:textId="77777777" w:rsidR="00A45F3D" w:rsidRPr="00A45F3D" w:rsidRDefault="00A45F3D" w:rsidP="00A45F3D">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 xml:space="preserve">NAS: </w:t>
      </w:r>
      <w:r w:rsidRPr="00A45F3D">
        <w:rPr>
          <w:rFonts w:ascii="Courier New" w:eastAsia="Times New Roman" w:hAnsi="Courier New" w:cs="Courier New"/>
          <w:kern w:val="0"/>
          <w:sz w:val="20"/>
          <w:szCs w:val="20"/>
          <w:lang w:eastAsia="en-CA"/>
          <w14:ligatures w14:val="none"/>
        </w:rPr>
        <w:t>/volume1/</w:t>
      </w:r>
      <w:proofErr w:type="spellStart"/>
      <w:r w:rsidRPr="00A45F3D">
        <w:rPr>
          <w:rFonts w:ascii="Courier New" w:eastAsia="Times New Roman" w:hAnsi="Courier New" w:cs="Courier New"/>
          <w:kern w:val="0"/>
          <w:sz w:val="20"/>
          <w:szCs w:val="20"/>
          <w:lang w:eastAsia="en-CA"/>
          <w14:ligatures w14:val="none"/>
        </w:rPr>
        <w:t>Exam_Prep</w:t>
      </w:r>
      <w:proofErr w:type="spellEnd"/>
      <w:r w:rsidRPr="00A45F3D">
        <w:rPr>
          <w:rFonts w:ascii="Courier New" w:eastAsia="Times New Roman" w:hAnsi="Courier New" w:cs="Courier New"/>
          <w:kern w:val="0"/>
          <w:sz w:val="20"/>
          <w:szCs w:val="20"/>
          <w:lang w:eastAsia="en-CA"/>
          <w14:ligatures w14:val="none"/>
        </w:rPr>
        <w:t>/html</w:t>
      </w:r>
      <w:r w:rsidRPr="00A45F3D">
        <w:rPr>
          <w:rFonts w:ascii="Times New Roman" w:eastAsia="Times New Roman" w:hAnsi="Times New Roman" w:cs="Times New Roman"/>
          <w:kern w:val="0"/>
          <w:sz w:val="24"/>
          <w:szCs w:val="24"/>
          <w:lang w:eastAsia="en-CA"/>
          <w14:ligatures w14:val="none"/>
        </w:rPr>
        <w:t xml:space="preserve"> (Read/Write for </w:t>
      </w:r>
      <w:r w:rsidRPr="00A45F3D">
        <w:rPr>
          <w:rFonts w:ascii="Courier New" w:eastAsia="Times New Roman" w:hAnsi="Courier New" w:cs="Courier New"/>
          <w:kern w:val="0"/>
          <w:sz w:val="20"/>
          <w:szCs w:val="20"/>
          <w:lang w:eastAsia="en-CA"/>
          <w14:ligatures w14:val="none"/>
        </w:rPr>
        <w:t>admin</w:t>
      </w:r>
      <w:r w:rsidRPr="00A45F3D">
        <w:rPr>
          <w:rFonts w:ascii="Times New Roman" w:eastAsia="Times New Roman" w:hAnsi="Times New Roman" w:cs="Times New Roman"/>
          <w:kern w:val="0"/>
          <w:sz w:val="24"/>
          <w:szCs w:val="24"/>
          <w:lang w:eastAsia="en-CA"/>
          <w14:ligatures w14:val="none"/>
        </w:rPr>
        <w:t xml:space="preserve">, </w:t>
      </w:r>
      <w:proofErr w:type="spellStart"/>
      <w:r w:rsidRPr="00A45F3D">
        <w:rPr>
          <w:rFonts w:ascii="Courier New" w:eastAsia="Times New Roman" w:hAnsi="Courier New" w:cs="Courier New"/>
          <w:kern w:val="0"/>
          <w:sz w:val="20"/>
          <w:szCs w:val="20"/>
          <w:lang w:eastAsia="en-CA"/>
          <w14:ligatures w14:val="none"/>
        </w:rPr>
        <w:t>silicastorm</w:t>
      </w:r>
      <w:proofErr w:type="spellEnd"/>
      <w:r w:rsidRPr="00A45F3D">
        <w:rPr>
          <w:rFonts w:ascii="Times New Roman" w:eastAsia="Times New Roman" w:hAnsi="Times New Roman" w:cs="Times New Roman"/>
          <w:kern w:val="0"/>
          <w:sz w:val="24"/>
          <w:szCs w:val="24"/>
          <w:lang w:eastAsia="en-CA"/>
          <w14:ligatures w14:val="none"/>
        </w:rPr>
        <w:t xml:space="preserve">, </w:t>
      </w:r>
      <w:proofErr w:type="spellStart"/>
      <w:r w:rsidRPr="00A45F3D">
        <w:rPr>
          <w:rFonts w:ascii="Courier New" w:eastAsia="Times New Roman" w:hAnsi="Courier New" w:cs="Courier New"/>
          <w:kern w:val="0"/>
          <w:sz w:val="20"/>
          <w:szCs w:val="20"/>
          <w:lang w:eastAsia="en-CA"/>
          <w14:ligatures w14:val="none"/>
        </w:rPr>
        <w:t>gituser</w:t>
      </w:r>
      <w:proofErr w:type="spellEnd"/>
      <w:r w:rsidRPr="00A45F3D">
        <w:rPr>
          <w:rFonts w:ascii="Times New Roman" w:eastAsia="Times New Roman" w:hAnsi="Times New Roman" w:cs="Times New Roman"/>
          <w:kern w:val="0"/>
          <w:sz w:val="24"/>
          <w:szCs w:val="24"/>
          <w:lang w:eastAsia="en-CA"/>
          <w14:ligatures w14:val="none"/>
        </w:rPr>
        <w:t xml:space="preserve">; </w:t>
      </w:r>
      <w:proofErr w:type="spellStart"/>
      <w:r w:rsidRPr="00A45F3D">
        <w:rPr>
          <w:rFonts w:ascii="Times New Roman" w:eastAsia="Times New Roman" w:hAnsi="Times New Roman" w:cs="Times New Roman"/>
          <w:kern w:val="0"/>
          <w:sz w:val="24"/>
          <w:szCs w:val="24"/>
          <w:lang w:eastAsia="en-CA"/>
          <w14:ligatures w14:val="none"/>
        </w:rPr>
        <w:t>ReadOnly</w:t>
      </w:r>
      <w:proofErr w:type="spellEnd"/>
      <w:r w:rsidRPr="00A45F3D">
        <w:rPr>
          <w:rFonts w:ascii="Times New Roman" w:eastAsia="Times New Roman" w:hAnsi="Times New Roman" w:cs="Times New Roman"/>
          <w:kern w:val="0"/>
          <w:sz w:val="24"/>
          <w:szCs w:val="24"/>
          <w:lang w:eastAsia="en-CA"/>
          <w14:ligatures w14:val="none"/>
        </w:rPr>
        <w:t xml:space="preserve"> for </w:t>
      </w:r>
      <w:r w:rsidRPr="00A45F3D">
        <w:rPr>
          <w:rFonts w:ascii="Courier New" w:eastAsia="Times New Roman" w:hAnsi="Courier New" w:cs="Courier New"/>
          <w:kern w:val="0"/>
          <w:sz w:val="20"/>
          <w:szCs w:val="20"/>
          <w:lang w:eastAsia="en-CA"/>
          <w14:ligatures w14:val="none"/>
        </w:rPr>
        <w:t>Guest</w:t>
      </w:r>
      <w:r w:rsidRPr="00A45F3D">
        <w:rPr>
          <w:rFonts w:ascii="Times New Roman" w:eastAsia="Times New Roman" w:hAnsi="Times New Roman" w:cs="Times New Roman"/>
          <w:kern w:val="0"/>
          <w:sz w:val="24"/>
          <w:szCs w:val="24"/>
          <w:lang w:eastAsia="en-CA"/>
          <w14:ligatures w14:val="none"/>
        </w:rPr>
        <w:t>).</w:t>
      </w:r>
    </w:p>
    <w:p w14:paraId="5F33EF36" w14:textId="77777777" w:rsidR="00A45F3D" w:rsidRPr="00A45F3D" w:rsidRDefault="00A45F3D" w:rsidP="00A45F3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b/>
          <w:bCs/>
          <w:kern w:val="0"/>
          <w:sz w:val="24"/>
          <w:szCs w:val="24"/>
          <w:lang w:eastAsia="en-CA"/>
          <w14:ligatures w14:val="none"/>
        </w:rPr>
        <w:t>Files</w:t>
      </w:r>
      <w:r w:rsidRPr="00A45F3D">
        <w:rPr>
          <w:rFonts w:ascii="Times New Roman" w:eastAsia="Times New Roman" w:hAnsi="Times New Roman" w:cs="Times New Roman"/>
          <w:kern w:val="0"/>
          <w:sz w:val="24"/>
          <w:szCs w:val="24"/>
          <w:lang w:eastAsia="en-CA"/>
          <w14:ligatures w14:val="none"/>
        </w:rPr>
        <w:t xml:space="preserve"> (per user's </w:t>
      </w:r>
      <w:proofErr w:type="spellStart"/>
      <w:r w:rsidRPr="00A45F3D">
        <w:rPr>
          <w:rFonts w:ascii="Courier New" w:eastAsia="Times New Roman" w:hAnsi="Courier New" w:cs="Courier New"/>
          <w:kern w:val="0"/>
          <w:sz w:val="20"/>
          <w:szCs w:val="20"/>
          <w:lang w:eastAsia="en-CA"/>
          <w14:ligatures w14:val="none"/>
        </w:rPr>
        <w:t>dir</w:t>
      </w:r>
      <w:proofErr w:type="spellEnd"/>
      <w:r w:rsidRPr="00A45F3D">
        <w:rPr>
          <w:rFonts w:ascii="Times New Roman" w:eastAsia="Times New Roman" w:hAnsi="Times New Roman" w:cs="Times New Roman"/>
          <w:kern w:val="0"/>
          <w:sz w:val="24"/>
          <w:szCs w:val="24"/>
          <w:lang w:eastAsia="en-CA"/>
          <w14:ligatures w14:val="none"/>
        </w:rPr>
        <w:t xml:space="preserve"> on 31-Jul-2025):</w:t>
      </w:r>
    </w:p>
    <w:p w14:paraId="666CC368" w14:textId="77777777" w:rsidR="00A45F3D" w:rsidRPr="00A45F3D" w:rsidRDefault="00A45F3D" w:rsidP="00A45F3D">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Courier New" w:eastAsia="Times New Roman" w:hAnsi="Courier New" w:cs="Courier New"/>
          <w:kern w:val="0"/>
          <w:sz w:val="20"/>
          <w:szCs w:val="20"/>
          <w:lang w:eastAsia="en-CA"/>
          <w14:ligatures w14:val="none"/>
        </w:rPr>
        <w:t>index.html</w:t>
      </w:r>
      <w:r w:rsidRPr="00A45F3D">
        <w:rPr>
          <w:rFonts w:ascii="Times New Roman" w:eastAsia="Times New Roman" w:hAnsi="Times New Roman" w:cs="Times New Roman"/>
          <w:kern w:val="0"/>
          <w:sz w:val="24"/>
          <w:szCs w:val="24"/>
          <w:lang w:eastAsia="en-CA"/>
          <w14:ligatures w14:val="none"/>
        </w:rPr>
        <w:t xml:space="preserve"> (</w:t>
      </w:r>
      <w:del w:id="2" w:author="Unknown">
        <w:r w:rsidRPr="00A45F3D">
          <w:rPr>
            <w:rFonts w:ascii="Times New Roman" w:eastAsia="Times New Roman" w:hAnsi="Times New Roman" w:cs="Times New Roman"/>
            <w:kern w:val="0"/>
            <w:sz w:val="24"/>
            <w:szCs w:val="24"/>
            <w:lang w:eastAsia="en-CA"/>
            <w14:ligatures w14:val="none"/>
          </w:rPr>
          <w:delText xml:space="preserve">237 bytes, ~10 lines, possibly incomplete): Frontend with mode buttons and quiz interface, loads </w:delText>
        </w:r>
        <w:r w:rsidRPr="00A45F3D">
          <w:rPr>
            <w:rFonts w:ascii="Courier New" w:eastAsia="Times New Roman" w:hAnsi="Courier New" w:cs="Courier New"/>
            <w:kern w:val="0"/>
            <w:sz w:val="20"/>
            <w:szCs w:val="20"/>
            <w:lang w:eastAsia="en-CA"/>
            <w14:ligatures w14:val="none"/>
          </w:rPr>
          <w:delText>questions.json</w:delText>
        </w:r>
        <w:r w:rsidRPr="00A45F3D">
          <w:rPr>
            <w:rFonts w:ascii="Times New Roman" w:eastAsia="Times New Roman" w:hAnsi="Times New Roman" w:cs="Times New Roman"/>
            <w:kern w:val="0"/>
            <w:sz w:val="24"/>
            <w:szCs w:val="24"/>
            <w:lang w:eastAsia="en-CA"/>
            <w14:ligatures w14:val="none"/>
          </w:rPr>
          <w:delText>. Full version (</w:delText>
        </w:r>
      </w:del>
      <w:r w:rsidRPr="00A45F3D">
        <w:rPr>
          <w:rFonts w:ascii="Times New Roman" w:eastAsia="Times New Roman" w:hAnsi="Times New Roman" w:cs="Times New Roman"/>
          <w:kern w:val="0"/>
          <w:sz w:val="24"/>
          <w:szCs w:val="24"/>
          <w:lang w:eastAsia="en-CA"/>
          <w14:ligatures w14:val="none"/>
        </w:rPr>
        <w:t>2 KB) needed.</w:t>
      </w:r>
    </w:p>
    <w:p w14:paraId="75914FFC" w14:textId="77777777" w:rsidR="00A45F3D" w:rsidRPr="00A45F3D" w:rsidRDefault="00A45F3D" w:rsidP="00A45F3D">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roofErr w:type="spellStart"/>
      <w:proofErr w:type="gramStart"/>
      <w:r w:rsidRPr="00A45F3D">
        <w:rPr>
          <w:rFonts w:ascii="Courier New" w:eastAsia="Times New Roman" w:hAnsi="Courier New" w:cs="Courier New"/>
          <w:kern w:val="0"/>
          <w:sz w:val="20"/>
          <w:szCs w:val="20"/>
          <w:lang w:eastAsia="en-CA"/>
          <w14:ligatures w14:val="none"/>
        </w:rPr>
        <w:t>questions.json</w:t>
      </w:r>
      <w:proofErr w:type="spellEnd"/>
      <w:proofErr w:type="gramEnd"/>
      <w:r w:rsidRPr="00A45F3D">
        <w:rPr>
          <w:rFonts w:ascii="Times New Roman" w:eastAsia="Times New Roman" w:hAnsi="Times New Roman" w:cs="Times New Roman"/>
          <w:kern w:val="0"/>
          <w:sz w:val="24"/>
          <w:szCs w:val="24"/>
          <w:lang w:eastAsia="en-CA"/>
          <w14:ligatures w14:val="none"/>
        </w:rPr>
        <w:t xml:space="preserve"> (~37 KB, ~1500 lines): JSON database with 150 questions. Uploaded, verification pending.</w:t>
      </w:r>
    </w:p>
    <w:p w14:paraId="62B66344" w14:textId="77777777" w:rsidR="00A45F3D" w:rsidRPr="00A45F3D" w:rsidRDefault="00A45F3D" w:rsidP="00A45F3D">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Courier New" w:eastAsia="Times New Roman" w:hAnsi="Courier New" w:cs="Courier New"/>
          <w:kern w:val="0"/>
          <w:sz w:val="20"/>
          <w:szCs w:val="20"/>
          <w:lang w:eastAsia="en-CA"/>
          <w14:ligatures w14:val="none"/>
        </w:rPr>
        <w:t>ReadMe.md</w:t>
      </w:r>
      <w:r w:rsidRPr="00A45F3D">
        <w:rPr>
          <w:rFonts w:ascii="Times New Roman" w:eastAsia="Times New Roman" w:hAnsi="Times New Roman" w:cs="Times New Roman"/>
          <w:kern w:val="0"/>
          <w:sz w:val="24"/>
          <w:szCs w:val="24"/>
          <w:lang w:eastAsia="en-CA"/>
          <w14:ligatures w14:val="none"/>
        </w:rPr>
        <w:t xml:space="preserve"> (~0 bytes): Documentation, needs content.</w:t>
      </w:r>
    </w:p>
    <w:p w14:paraId="0A0B1720" w14:textId="77777777" w:rsidR="00A45F3D" w:rsidRPr="00A45F3D" w:rsidRDefault="00A45F3D" w:rsidP="00A45F3D">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Courier New" w:eastAsia="Times New Roman" w:hAnsi="Courier New" w:cs="Courier New"/>
          <w:kern w:val="0"/>
          <w:sz w:val="20"/>
          <w:szCs w:val="20"/>
          <w:lang w:eastAsia="en-CA"/>
          <w14:ligatures w14:val="none"/>
        </w:rPr>
        <w:t>docker-</w:t>
      </w:r>
      <w:proofErr w:type="spellStart"/>
      <w:r w:rsidRPr="00A45F3D">
        <w:rPr>
          <w:rFonts w:ascii="Courier New" w:eastAsia="Times New Roman" w:hAnsi="Courier New" w:cs="Courier New"/>
          <w:kern w:val="0"/>
          <w:sz w:val="20"/>
          <w:szCs w:val="20"/>
          <w:lang w:eastAsia="en-CA"/>
          <w14:ligatures w14:val="none"/>
        </w:rPr>
        <w:t>compose.yml</w:t>
      </w:r>
      <w:proofErr w:type="spellEnd"/>
      <w:r w:rsidRPr="00A45F3D">
        <w:rPr>
          <w:rFonts w:ascii="Times New Roman" w:eastAsia="Times New Roman" w:hAnsi="Times New Roman" w:cs="Times New Roman"/>
          <w:kern w:val="0"/>
          <w:sz w:val="24"/>
          <w:szCs w:val="24"/>
          <w:lang w:eastAsia="en-CA"/>
          <w14:ligatures w14:val="none"/>
        </w:rPr>
        <w:t xml:space="preserve"> (~0 bytes): Docker config, needs content.</w:t>
      </w:r>
    </w:p>
    <w:p w14:paraId="6682DDEC" w14:textId="77777777" w:rsidR="00A45F3D" w:rsidRPr="00A45F3D" w:rsidRDefault="00A45F3D" w:rsidP="00A45F3D">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Courier New" w:eastAsia="Times New Roman" w:hAnsi="Courier New" w:cs="Courier New"/>
          <w:kern w:val="0"/>
          <w:sz w:val="20"/>
          <w:szCs w:val="20"/>
          <w:lang w:eastAsia="en-CA"/>
          <w14:ligatures w14:val="none"/>
        </w:rPr>
        <w:t>handover_report.md</w:t>
      </w:r>
      <w:r w:rsidRPr="00A45F3D">
        <w:rPr>
          <w:rFonts w:ascii="Times New Roman" w:eastAsia="Times New Roman" w:hAnsi="Times New Roman" w:cs="Times New Roman"/>
          <w:kern w:val="0"/>
          <w:sz w:val="24"/>
          <w:szCs w:val="24"/>
          <w:lang w:eastAsia="en-CA"/>
          <w14:ligatures w14:val="none"/>
        </w:rPr>
        <w:t xml:space="preserve"> (~5 KB, ~100 lines): This report.</w:t>
      </w:r>
    </w:p>
    <w:p w14:paraId="45888286" w14:textId="77777777" w:rsidR="00A45F3D" w:rsidRPr="00A45F3D" w:rsidRDefault="00A45F3D" w:rsidP="00A45F3D">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 xml:space="preserve">Legacy/Other: </w:t>
      </w:r>
      <w:r w:rsidRPr="00A45F3D">
        <w:rPr>
          <w:rFonts w:ascii="Courier New" w:eastAsia="Times New Roman" w:hAnsi="Courier New" w:cs="Courier New"/>
          <w:kern w:val="0"/>
          <w:sz w:val="20"/>
          <w:szCs w:val="20"/>
          <w:lang w:eastAsia="en-CA"/>
          <w14:ligatures w14:val="none"/>
        </w:rPr>
        <w:t>capm_mock_exam.html</w:t>
      </w:r>
      <w:r w:rsidRPr="00A45F3D">
        <w:rPr>
          <w:rFonts w:ascii="Times New Roman" w:eastAsia="Times New Roman" w:hAnsi="Times New Roman" w:cs="Times New Roman"/>
          <w:kern w:val="0"/>
          <w:sz w:val="24"/>
          <w:szCs w:val="24"/>
          <w:lang w:eastAsia="en-CA"/>
          <w14:ligatures w14:val="none"/>
        </w:rPr>
        <w:t xml:space="preserve"> (23 KB, not used), </w:t>
      </w:r>
      <w:r w:rsidRPr="00A45F3D">
        <w:rPr>
          <w:rFonts w:ascii="Courier New" w:eastAsia="Times New Roman" w:hAnsi="Courier New" w:cs="Courier New"/>
          <w:kern w:val="0"/>
          <w:sz w:val="20"/>
          <w:szCs w:val="20"/>
          <w:lang w:eastAsia="en-CA"/>
          <w14:ligatures w14:val="none"/>
        </w:rPr>
        <w:t>CAPM Mock Exam Platform ReadMe.docx</w:t>
      </w:r>
      <w:r w:rsidRPr="00A45F3D">
        <w:rPr>
          <w:rFonts w:ascii="Times New Roman" w:eastAsia="Times New Roman" w:hAnsi="Times New Roman" w:cs="Times New Roman"/>
          <w:kern w:val="0"/>
          <w:sz w:val="24"/>
          <w:szCs w:val="24"/>
          <w:lang w:eastAsia="en-CA"/>
          <w14:ligatures w14:val="none"/>
        </w:rPr>
        <w:t xml:space="preserve"> (19 KB, not used).</w:t>
      </w:r>
    </w:p>
    <w:p w14:paraId="210415B7" w14:textId="77777777" w:rsidR="00A45F3D" w:rsidRPr="00A45F3D" w:rsidRDefault="00A45F3D" w:rsidP="00A45F3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b/>
          <w:bCs/>
          <w:kern w:val="0"/>
          <w:sz w:val="24"/>
          <w:szCs w:val="24"/>
          <w:lang w:eastAsia="en-CA"/>
          <w14:ligatures w14:val="none"/>
        </w:rPr>
        <w:t>GitHub Integration</w:t>
      </w:r>
      <w:r w:rsidRPr="00A45F3D">
        <w:rPr>
          <w:rFonts w:ascii="Times New Roman" w:eastAsia="Times New Roman" w:hAnsi="Times New Roman" w:cs="Times New Roman"/>
          <w:kern w:val="0"/>
          <w:sz w:val="24"/>
          <w:szCs w:val="24"/>
          <w:lang w:eastAsia="en-CA"/>
          <w14:ligatures w14:val="none"/>
        </w:rPr>
        <w:t xml:space="preserve">: Use </w:t>
      </w:r>
      <w:proofErr w:type="spellStart"/>
      <w:r w:rsidRPr="00A45F3D">
        <w:rPr>
          <w:rFonts w:ascii="Courier New" w:eastAsia="Times New Roman" w:hAnsi="Courier New" w:cs="Courier New"/>
          <w:kern w:val="0"/>
          <w:sz w:val="20"/>
          <w:szCs w:val="20"/>
          <w:lang w:eastAsia="en-CA"/>
          <w14:ligatures w14:val="none"/>
        </w:rPr>
        <w:t>gituser</w:t>
      </w:r>
      <w:proofErr w:type="spellEnd"/>
      <w:r w:rsidRPr="00A45F3D">
        <w:rPr>
          <w:rFonts w:ascii="Times New Roman" w:eastAsia="Times New Roman" w:hAnsi="Times New Roman" w:cs="Times New Roman"/>
          <w:kern w:val="0"/>
          <w:sz w:val="24"/>
          <w:szCs w:val="24"/>
          <w:lang w:eastAsia="en-CA"/>
          <w14:ligatures w14:val="none"/>
        </w:rPr>
        <w:t xml:space="preserve"> for sync to </w:t>
      </w:r>
      <w:r w:rsidRPr="00A45F3D">
        <w:rPr>
          <w:rFonts w:ascii="Courier New" w:eastAsia="Times New Roman" w:hAnsi="Courier New" w:cs="Courier New"/>
          <w:kern w:val="0"/>
          <w:sz w:val="20"/>
          <w:szCs w:val="20"/>
          <w:lang w:eastAsia="en-CA"/>
          <w14:ligatures w14:val="none"/>
        </w:rPr>
        <w:t>/volume1/</w:t>
      </w:r>
      <w:proofErr w:type="spellStart"/>
      <w:r w:rsidRPr="00A45F3D">
        <w:rPr>
          <w:rFonts w:ascii="Courier New" w:eastAsia="Times New Roman" w:hAnsi="Courier New" w:cs="Courier New"/>
          <w:kern w:val="0"/>
          <w:sz w:val="20"/>
          <w:szCs w:val="20"/>
          <w:lang w:eastAsia="en-CA"/>
          <w14:ligatures w14:val="none"/>
        </w:rPr>
        <w:t>Exam_Prep</w:t>
      </w:r>
      <w:proofErr w:type="spellEnd"/>
      <w:r w:rsidRPr="00A45F3D">
        <w:rPr>
          <w:rFonts w:ascii="Times New Roman" w:eastAsia="Times New Roman" w:hAnsi="Times New Roman" w:cs="Times New Roman"/>
          <w:kern w:val="0"/>
          <w:sz w:val="24"/>
          <w:szCs w:val="24"/>
          <w:lang w:eastAsia="en-CA"/>
          <w14:ligatures w14:val="none"/>
        </w:rPr>
        <w:t>.</w:t>
      </w:r>
    </w:p>
    <w:p w14:paraId="34C1C873" w14:textId="77777777" w:rsidR="00A45F3D" w:rsidRPr="00A45F3D" w:rsidRDefault="00A45F3D" w:rsidP="00A45F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A45F3D">
        <w:rPr>
          <w:rFonts w:ascii="Times New Roman" w:eastAsia="Times New Roman" w:hAnsi="Times New Roman" w:cs="Times New Roman"/>
          <w:b/>
          <w:bCs/>
          <w:kern w:val="0"/>
          <w:sz w:val="36"/>
          <w:szCs w:val="36"/>
          <w:lang w:eastAsia="en-CA"/>
          <w14:ligatures w14:val="none"/>
        </w:rPr>
        <w:t>4. Question Library Instructions</w:t>
      </w:r>
    </w:p>
    <w:p w14:paraId="0933BBBF" w14:textId="77777777" w:rsidR="00A45F3D" w:rsidRPr="00A45F3D" w:rsidRDefault="00A45F3D" w:rsidP="00A45F3D">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 xml:space="preserve">The Question Library, stored in </w:t>
      </w:r>
      <w:proofErr w:type="spellStart"/>
      <w:proofErr w:type="gramStart"/>
      <w:r w:rsidRPr="00A45F3D">
        <w:rPr>
          <w:rFonts w:ascii="Courier New" w:eastAsia="Times New Roman" w:hAnsi="Courier New" w:cs="Courier New"/>
          <w:kern w:val="0"/>
          <w:sz w:val="20"/>
          <w:szCs w:val="20"/>
          <w:lang w:eastAsia="en-CA"/>
          <w14:ligatures w14:val="none"/>
        </w:rPr>
        <w:t>questions.json</w:t>
      </w:r>
      <w:proofErr w:type="spellEnd"/>
      <w:proofErr w:type="gramEnd"/>
      <w:r w:rsidRPr="00A45F3D">
        <w:rPr>
          <w:rFonts w:ascii="Times New Roman" w:eastAsia="Times New Roman" w:hAnsi="Times New Roman" w:cs="Times New Roman"/>
          <w:kern w:val="0"/>
          <w:sz w:val="24"/>
          <w:szCs w:val="24"/>
          <w:lang w:eastAsia="en-CA"/>
          <w14:ligatures w14:val="none"/>
        </w:rPr>
        <w:t>, is designed for assessment depth beyond the CAPM exam's 150 questions, enabling varied practice.</w:t>
      </w:r>
    </w:p>
    <w:p w14:paraId="20B64B4E" w14:textId="77777777" w:rsidR="00A45F3D" w:rsidRPr="00A45F3D" w:rsidRDefault="00A45F3D" w:rsidP="00A45F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A45F3D">
        <w:rPr>
          <w:rFonts w:ascii="Times New Roman" w:eastAsia="Times New Roman" w:hAnsi="Times New Roman" w:cs="Times New Roman"/>
          <w:b/>
          <w:bCs/>
          <w:kern w:val="0"/>
          <w:sz w:val="27"/>
          <w:szCs w:val="27"/>
          <w:lang w:eastAsia="en-CA"/>
          <w14:ligatures w14:val="none"/>
        </w:rPr>
        <w:t>4.1 Conclusion on Question Sources</w:t>
      </w:r>
    </w:p>
    <w:p w14:paraId="0C73BCAA" w14:textId="77777777" w:rsidR="00A45F3D" w:rsidRPr="00A45F3D" w:rsidRDefault="00A45F3D" w:rsidP="00A45F3D">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lastRenderedPageBreak/>
        <w:t>Sources were selected through collaboration, prioritizing reliability, ECO alignment, and user-specific needs:</w:t>
      </w:r>
    </w:p>
    <w:p w14:paraId="4F198A9E" w14:textId="77777777" w:rsidR="00A45F3D" w:rsidRPr="00A45F3D" w:rsidRDefault="00A45F3D" w:rsidP="00A45F3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b/>
          <w:bCs/>
          <w:kern w:val="0"/>
          <w:sz w:val="24"/>
          <w:szCs w:val="24"/>
          <w:lang w:eastAsia="en-CA"/>
          <w14:ligatures w14:val="none"/>
        </w:rPr>
        <w:t>Primary Sources</w:t>
      </w:r>
      <w:r w:rsidRPr="00A45F3D">
        <w:rPr>
          <w:rFonts w:ascii="Times New Roman" w:eastAsia="Times New Roman" w:hAnsi="Times New Roman" w:cs="Times New Roman"/>
          <w:kern w:val="0"/>
          <w:sz w:val="24"/>
          <w:szCs w:val="24"/>
          <w:lang w:eastAsia="en-CA"/>
          <w14:ligatures w14:val="none"/>
        </w:rPr>
        <w:t>: PMI resources (2023–2025 CAPM ECO, PMBOK Guide 7th Edition) for authentic content.</w:t>
      </w:r>
    </w:p>
    <w:p w14:paraId="21E7A678" w14:textId="77777777" w:rsidR="00A45F3D" w:rsidRPr="00A45F3D" w:rsidRDefault="00A45F3D" w:rsidP="00A45F3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b/>
          <w:bCs/>
          <w:kern w:val="0"/>
          <w:sz w:val="24"/>
          <w:szCs w:val="24"/>
          <w:lang w:eastAsia="en-CA"/>
          <w14:ligatures w14:val="none"/>
        </w:rPr>
        <w:t>Secondary Sources</w:t>
      </w:r>
      <w:r w:rsidRPr="00A45F3D">
        <w:rPr>
          <w:rFonts w:ascii="Times New Roman" w:eastAsia="Times New Roman" w:hAnsi="Times New Roman" w:cs="Times New Roman"/>
          <w:kern w:val="0"/>
          <w:sz w:val="24"/>
          <w:szCs w:val="24"/>
          <w:lang w:eastAsia="en-CA"/>
          <w14:ligatures w14:val="none"/>
        </w:rPr>
        <w:t>: Curated online libraries for ECO alignment and originality (questions adapted to avoid copyright issues).</w:t>
      </w:r>
    </w:p>
    <w:p w14:paraId="4EE9FF9E" w14:textId="77777777" w:rsidR="00A45F3D" w:rsidRPr="00A45F3D" w:rsidRDefault="00A45F3D" w:rsidP="00A45F3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b/>
          <w:bCs/>
          <w:kern w:val="0"/>
          <w:sz w:val="24"/>
          <w:szCs w:val="24"/>
          <w:lang w:eastAsia="en-CA"/>
          <w14:ligatures w14:val="none"/>
        </w:rPr>
        <w:t>User-Specific Alignment</w:t>
      </w:r>
      <w:r w:rsidRPr="00A45F3D">
        <w:rPr>
          <w:rFonts w:ascii="Times New Roman" w:eastAsia="Times New Roman" w:hAnsi="Times New Roman" w:cs="Times New Roman"/>
          <w:kern w:val="0"/>
          <w:sz w:val="24"/>
          <w:szCs w:val="24"/>
          <w:lang w:eastAsia="en-CA"/>
          <w14:ligatures w14:val="none"/>
        </w:rPr>
        <w:t>: Integrates Google Project Management Certificate progress (Courses 1–2 Module 2 for Domain 1, Course 2 Modules 3–4 for Domain 2, Courses 5–6 for Domains 3–4, samples for Courses 3–4).</w:t>
      </w:r>
    </w:p>
    <w:p w14:paraId="020028D1" w14:textId="77777777" w:rsidR="00A45F3D" w:rsidRPr="00A45F3D" w:rsidRDefault="00A45F3D" w:rsidP="00A45F3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b/>
          <w:bCs/>
          <w:kern w:val="0"/>
          <w:sz w:val="24"/>
          <w:szCs w:val="24"/>
          <w:lang w:eastAsia="en-CA"/>
          <w14:ligatures w14:val="none"/>
        </w:rPr>
        <w:t>Full Source List</w:t>
      </w:r>
      <w:r w:rsidRPr="00A45F3D">
        <w:rPr>
          <w:rFonts w:ascii="Times New Roman" w:eastAsia="Times New Roman" w:hAnsi="Times New Roman" w:cs="Times New Roman"/>
          <w:kern w:val="0"/>
          <w:sz w:val="24"/>
          <w:szCs w:val="24"/>
          <w:lang w:eastAsia="en-CA"/>
          <w14:ligatures w14:val="none"/>
        </w:rPr>
        <w:t xml:space="preserve"> (13 sources discussed):</w:t>
      </w:r>
    </w:p>
    <w:p w14:paraId="5B2A9A4A" w14:textId="77777777" w:rsidR="00A45F3D" w:rsidRPr="00A45F3D" w:rsidRDefault="00A45F3D" w:rsidP="00A45F3D">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roofErr w:type="spellStart"/>
      <w:r w:rsidRPr="00A45F3D">
        <w:rPr>
          <w:rFonts w:ascii="Times New Roman" w:eastAsia="Times New Roman" w:hAnsi="Times New Roman" w:cs="Times New Roman"/>
          <w:kern w:val="0"/>
          <w:sz w:val="24"/>
          <w:szCs w:val="24"/>
          <w:lang w:eastAsia="en-CA"/>
          <w14:ligatures w14:val="none"/>
        </w:rPr>
        <w:t>BrainBOK</w:t>
      </w:r>
      <w:proofErr w:type="spellEnd"/>
      <w:r w:rsidRPr="00A45F3D">
        <w:rPr>
          <w:rFonts w:ascii="Times New Roman" w:eastAsia="Times New Roman" w:hAnsi="Times New Roman" w:cs="Times New Roman"/>
          <w:kern w:val="0"/>
          <w:sz w:val="24"/>
          <w:szCs w:val="24"/>
          <w:lang w:eastAsia="en-CA"/>
          <w14:ligatures w14:val="none"/>
        </w:rPr>
        <w:t>: 1,200+ questions across 8 exams, 2023 ECO.</w:t>
      </w:r>
    </w:p>
    <w:p w14:paraId="0C6DE3DA" w14:textId="77777777" w:rsidR="00A45F3D" w:rsidRPr="00A45F3D" w:rsidRDefault="00A45F3D" w:rsidP="00A45F3D">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roofErr w:type="spellStart"/>
      <w:r w:rsidRPr="00A45F3D">
        <w:rPr>
          <w:rFonts w:ascii="Times New Roman" w:eastAsia="Times New Roman" w:hAnsi="Times New Roman" w:cs="Times New Roman"/>
          <w:kern w:val="0"/>
          <w:sz w:val="24"/>
          <w:szCs w:val="24"/>
          <w:lang w:eastAsia="en-CA"/>
          <w14:ligatures w14:val="none"/>
        </w:rPr>
        <w:t>Mometrix</w:t>
      </w:r>
      <w:proofErr w:type="spellEnd"/>
      <w:r w:rsidRPr="00A45F3D">
        <w:rPr>
          <w:rFonts w:ascii="Times New Roman" w:eastAsia="Times New Roman" w:hAnsi="Times New Roman" w:cs="Times New Roman"/>
          <w:kern w:val="0"/>
          <w:sz w:val="24"/>
          <w:szCs w:val="24"/>
          <w:lang w:eastAsia="en-CA"/>
          <w14:ligatures w14:val="none"/>
        </w:rPr>
        <w:t>: Free 150-question test, premium options.</w:t>
      </w:r>
    </w:p>
    <w:p w14:paraId="6ECAD9F0" w14:textId="77777777" w:rsidR="00A45F3D" w:rsidRPr="00A45F3D" w:rsidRDefault="00A45F3D" w:rsidP="00A45F3D">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PMI Official Practice Exam: 150 questions, ECO-aligned.</w:t>
      </w:r>
    </w:p>
    <w:p w14:paraId="7717D1C8" w14:textId="77777777" w:rsidR="00A45F3D" w:rsidRPr="00A45F3D" w:rsidRDefault="00A45F3D" w:rsidP="00A45F3D">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roofErr w:type="spellStart"/>
      <w:r w:rsidRPr="00A45F3D">
        <w:rPr>
          <w:rFonts w:ascii="Times New Roman" w:eastAsia="Times New Roman" w:hAnsi="Times New Roman" w:cs="Times New Roman"/>
          <w:kern w:val="0"/>
          <w:sz w:val="24"/>
          <w:szCs w:val="24"/>
          <w:lang w:eastAsia="en-CA"/>
          <w14:ligatures w14:val="none"/>
        </w:rPr>
        <w:t>Agilemania</w:t>
      </w:r>
      <w:proofErr w:type="spellEnd"/>
      <w:r w:rsidRPr="00A45F3D">
        <w:rPr>
          <w:rFonts w:ascii="Times New Roman" w:eastAsia="Times New Roman" w:hAnsi="Times New Roman" w:cs="Times New Roman"/>
          <w:kern w:val="0"/>
          <w:sz w:val="24"/>
          <w:szCs w:val="24"/>
          <w:lang w:eastAsia="en-CA"/>
          <w14:ligatures w14:val="none"/>
        </w:rPr>
        <w:t>: Free 150-question assessment, used by 1,000+ candidates.</w:t>
      </w:r>
    </w:p>
    <w:p w14:paraId="67D7E0C3" w14:textId="77777777" w:rsidR="00A45F3D" w:rsidRPr="00A45F3D" w:rsidRDefault="00A45F3D" w:rsidP="00A45F3D">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Scribd: Free CAPM test with 150+ questions, 2023 ECO.</w:t>
      </w:r>
    </w:p>
    <w:p w14:paraId="5FD68376" w14:textId="77777777" w:rsidR="00A45F3D" w:rsidRPr="00A45F3D" w:rsidRDefault="00A45F3D" w:rsidP="00A45F3D">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Udemy CAPM Practice Exams Course: 600 questions, 2023 ECO.</w:t>
      </w:r>
    </w:p>
    <w:p w14:paraId="437E31EA" w14:textId="77777777" w:rsidR="00A45F3D" w:rsidRPr="00A45F3D" w:rsidRDefault="00A45F3D" w:rsidP="00A45F3D">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Project Management Academy: Free questions, ECO details.</w:t>
      </w:r>
    </w:p>
    <w:p w14:paraId="5B4DB500" w14:textId="77777777" w:rsidR="00A45F3D" w:rsidRPr="00A45F3D" w:rsidRDefault="00A45F3D" w:rsidP="00A45F3D">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ITExams.com: Free CAPM questions, 2023 ECO.</w:t>
      </w:r>
    </w:p>
    <w:p w14:paraId="4F25966B" w14:textId="77777777" w:rsidR="00A45F3D" w:rsidRPr="00A45F3D" w:rsidRDefault="00A45F3D" w:rsidP="00A45F3D">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PM Learning CAPM Exam Simulator: 600+ questions, ECO-aligned.</w:t>
      </w:r>
    </w:p>
    <w:p w14:paraId="70086368" w14:textId="77777777" w:rsidR="00A45F3D" w:rsidRPr="00A45F3D" w:rsidRDefault="00A45F3D" w:rsidP="00A45F3D">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roofErr w:type="spellStart"/>
      <w:r w:rsidRPr="00A45F3D">
        <w:rPr>
          <w:rFonts w:ascii="Times New Roman" w:eastAsia="Times New Roman" w:hAnsi="Times New Roman" w:cs="Times New Roman"/>
          <w:kern w:val="0"/>
          <w:sz w:val="24"/>
          <w:szCs w:val="24"/>
          <w:lang w:eastAsia="en-CA"/>
          <w14:ligatures w14:val="none"/>
        </w:rPr>
        <w:t>Velociteach</w:t>
      </w:r>
      <w:proofErr w:type="spellEnd"/>
      <w:r w:rsidRPr="00A45F3D">
        <w:rPr>
          <w:rFonts w:ascii="Times New Roman" w:eastAsia="Times New Roman" w:hAnsi="Times New Roman" w:cs="Times New Roman"/>
          <w:kern w:val="0"/>
          <w:sz w:val="24"/>
          <w:szCs w:val="24"/>
          <w:lang w:eastAsia="en-CA"/>
          <w14:ligatures w14:val="none"/>
        </w:rPr>
        <w:t xml:space="preserve"> CAPM Practice Test A: 2023 ECO questions.</w:t>
      </w:r>
    </w:p>
    <w:p w14:paraId="0CDA7323" w14:textId="77777777" w:rsidR="00A45F3D" w:rsidRPr="00A45F3D" w:rsidRDefault="00A45F3D" w:rsidP="00A45F3D">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Coursera Google PM Certificate Quizzes: Foundational alignment.</w:t>
      </w:r>
    </w:p>
    <w:p w14:paraId="337FBDFD" w14:textId="77777777" w:rsidR="00A45F3D" w:rsidRPr="00A45F3D" w:rsidRDefault="00A45F3D" w:rsidP="00A45F3D">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PMI PMBOK Guide (7th Edition): Basis for ECO tasks/explanations.</w:t>
      </w:r>
    </w:p>
    <w:p w14:paraId="46A85632" w14:textId="77777777" w:rsidR="00A45F3D" w:rsidRPr="00A45F3D" w:rsidRDefault="00A45F3D" w:rsidP="00A45F3D">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Owner's Portfolio (Kronos, AIMS deployments): Scenario-based questions.</w:t>
      </w:r>
    </w:p>
    <w:p w14:paraId="42FF9A59" w14:textId="77777777" w:rsidR="00A45F3D" w:rsidRPr="00A45F3D" w:rsidRDefault="00A45F3D" w:rsidP="00A45F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A45F3D">
        <w:rPr>
          <w:rFonts w:ascii="Times New Roman" w:eastAsia="Times New Roman" w:hAnsi="Times New Roman" w:cs="Times New Roman"/>
          <w:b/>
          <w:bCs/>
          <w:kern w:val="0"/>
          <w:sz w:val="27"/>
          <w:szCs w:val="27"/>
          <w:lang w:eastAsia="en-CA"/>
          <w14:ligatures w14:val="none"/>
        </w:rPr>
        <w:t>4.2 Industry Standard Basis</w:t>
      </w:r>
    </w:p>
    <w:p w14:paraId="62D12E88" w14:textId="77777777" w:rsidR="00A45F3D" w:rsidRPr="00A45F3D" w:rsidRDefault="00A45F3D" w:rsidP="00A45F3D">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Questions adhere to PMI's 2023–2025 CAPM ECO:</w:t>
      </w:r>
    </w:p>
    <w:p w14:paraId="0DF30E52" w14:textId="77777777" w:rsidR="00A45F3D" w:rsidRPr="00A45F3D" w:rsidRDefault="00A45F3D" w:rsidP="00A45F3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Domain 1: Fundamentals (36%, 54 questions).</w:t>
      </w:r>
    </w:p>
    <w:p w14:paraId="40791D61" w14:textId="77777777" w:rsidR="00A45F3D" w:rsidRPr="00A45F3D" w:rsidRDefault="00A45F3D" w:rsidP="00A45F3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Domain 2: Predictive (17%, 26 questions).</w:t>
      </w:r>
    </w:p>
    <w:p w14:paraId="0168F7EC" w14:textId="77777777" w:rsidR="00A45F3D" w:rsidRPr="00A45F3D" w:rsidRDefault="00A45F3D" w:rsidP="00A45F3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Domain 3: Agile (20%, 30 questions).</w:t>
      </w:r>
    </w:p>
    <w:p w14:paraId="32FBB881" w14:textId="77777777" w:rsidR="00A45F3D" w:rsidRPr="00A45F3D" w:rsidRDefault="00A45F3D" w:rsidP="00A45F3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Domain 4: Business Analysis (27%, 40 questions).</w:t>
      </w:r>
      <w:r w:rsidRPr="00A45F3D">
        <w:rPr>
          <w:rFonts w:ascii="Times New Roman" w:eastAsia="Times New Roman" w:hAnsi="Times New Roman" w:cs="Times New Roman"/>
          <w:kern w:val="0"/>
          <w:sz w:val="24"/>
          <w:szCs w:val="24"/>
          <w:lang w:eastAsia="en-CA"/>
          <w14:ligatures w14:val="none"/>
        </w:rPr>
        <w:br/>
        <w:t>Formats (single-answer multiple choice, multiple-selection, matching, sequencing, scenario-based) and explanations align with ECO tasks and PMBOK principles.</w:t>
      </w:r>
    </w:p>
    <w:p w14:paraId="7DE2074D" w14:textId="77777777" w:rsidR="00A45F3D" w:rsidRPr="00A45F3D" w:rsidRDefault="00A45F3D" w:rsidP="00A45F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A45F3D">
        <w:rPr>
          <w:rFonts w:ascii="Times New Roman" w:eastAsia="Times New Roman" w:hAnsi="Times New Roman" w:cs="Times New Roman"/>
          <w:b/>
          <w:bCs/>
          <w:kern w:val="0"/>
          <w:sz w:val="27"/>
          <w:szCs w:val="27"/>
          <w:lang w:eastAsia="en-CA"/>
          <w14:ligatures w14:val="none"/>
        </w:rPr>
        <w:t>4.3 Question Allocation for Test vs Study Modes</w:t>
      </w:r>
    </w:p>
    <w:p w14:paraId="633F0387" w14:textId="77777777" w:rsidR="00A45F3D" w:rsidRPr="00A45F3D" w:rsidRDefault="00A45F3D" w:rsidP="00A45F3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b/>
          <w:bCs/>
          <w:kern w:val="0"/>
          <w:sz w:val="24"/>
          <w:szCs w:val="24"/>
          <w:lang w:eastAsia="en-CA"/>
          <w14:ligatures w14:val="none"/>
        </w:rPr>
        <w:t>Test Mode (Timed Exam)</w:t>
      </w:r>
      <w:r w:rsidRPr="00A45F3D">
        <w:rPr>
          <w:rFonts w:ascii="Times New Roman" w:eastAsia="Times New Roman" w:hAnsi="Times New Roman" w:cs="Times New Roman"/>
          <w:kern w:val="0"/>
          <w:sz w:val="24"/>
          <w:szCs w:val="24"/>
          <w:lang w:eastAsia="en-CA"/>
          <w14:ligatures w14:val="none"/>
        </w:rPr>
        <w:t>: 150 questions (135 scored, 15 unscored), 3 hours, simulating Pearson VUE exam with no feedback until end, navigation, flagging, and domain review (e.g., "Domain 1: 5 errors (33.33% error rate)").</w:t>
      </w:r>
    </w:p>
    <w:p w14:paraId="03773F84" w14:textId="77777777" w:rsidR="00A45F3D" w:rsidRPr="00A45F3D" w:rsidRDefault="00A45F3D" w:rsidP="00A45F3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b/>
          <w:bCs/>
          <w:kern w:val="0"/>
          <w:sz w:val="24"/>
          <w:szCs w:val="24"/>
          <w:lang w:eastAsia="en-CA"/>
          <w14:ligatures w14:val="none"/>
        </w:rPr>
        <w:t>Study Mode</w:t>
      </w:r>
      <w:r w:rsidRPr="00A45F3D">
        <w:rPr>
          <w:rFonts w:ascii="Times New Roman" w:eastAsia="Times New Roman" w:hAnsi="Times New Roman" w:cs="Times New Roman"/>
          <w:kern w:val="0"/>
          <w:sz w:val="24"/>
          <w:szCs w:val="24"/>
          <w:lang w:eastAsia="en-CA"/>
          <w14:ligatures w14:val="none"/>
        </w:rPr>
        <w:t>: Unlimited access to 150+ questions (expandable to 300+), with immediate feedback and explanations, supporting single module or range selection (6 courses, 27 modules).</w:t>
      </w:r>
    </w:p>
    <w:p w14:paraId="10CC6CE5" w14:textId="77777777" w:rsidR="00A45F3D" w:rsidRPr="00A45F3D" w:rsidRDefault="00A45F3D" w:rsidP="00A45F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A45F3D">
        <w:rPr>
          <w:rFonts w:ascii="Times New Roman" w:eastAsia="Times New Roman" w:hAnsi="Times New Roman" w:cs="Times New Roman"/>
          <w:b/>
          <w:bCs/>
          <w:kern w:val="0"/>
          <w:sz w:val="27"/>
          <w:szCs w:val="27"/>
          <w:lang w:eastAsia="en-CA"/>
          <w14:ligatures w14:val="none"/>
        </w:rPr>
        <w:t>4.4 Index Files for Study vs Test Mode</w:t>
      </w:r>
    </w:p>
    <w:p w14:paraId="0D7A3AAD" w14:textId="77777777" w:rsidR="00A45F3D" w:rsidRPr="00A45F3D" w:rsidRDefault="00A45F3D" w:rsidP="00A45F3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lastRenderedPageBreak/>
        <w:t xml:space="preserve">Single frontend: </w:t>
      </w:r>
      <w:r w:rsidRPr="00A45F3D">
        <w:rPr>
          <w:rFonts w:ascii="Courier New" w:eastAsia="Times New Roman" w:hAnsi="Courier New" w:cs="Courier New"/>
          <w:kern w:val="0"/>
          <w:sz w:val="20"/>
          <w:szCs w:val="20"/>
          <w:lang w:eastAsia="en-CA"/>
          <w14:ligatures w14:val="none"/>
        </w:rPr>
        <w:t>index.html</w:t>
      </w:r>
      <w:r w:rsidRPr="00A45F3D">
        <w:rPr>
          <w:rFonts w:ascii="Times New Roman" w:eastAsia="Times New Roman" w:hAnsi="Times New Roman" w:cs="Times New Roman"/>
          <w:kern w:val="0"/>
          <w:sz w:val="24"/>
          <w:szCs w:val="24"/>
          <w:lang w:eastAsia="en-CA"/>
          <w14:ligatures w14:val="none"/>
        </w:rPr>
        <w:t>.</w:t>
      </w:r>
    </w:p>
    <w:p w14:paraId="2529BC24" w14:textId="77777777" w:rsidR="00A45F3D" w:rsidRPr="00A45F3D" w:rsidRDefault="00A45F3D" w:rsidP="00A45F3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b/>
          <w:bCs/>
          <w:kern w:val="0"/>
          <w:sz w:val="24"/>
          <w:szCs w:val="24"/>
          <w:lang w:eastAsia="en-CA"/>
          <w14:ligatures w14:val="none"/>
        </w:rPr>
        <w:t>Study Mode</w:t>
      </w:r>
      <w:r w:rsidRPr="00A45F3D">
        <w:rPr>
          <w:rFonts w:ascii="Times New Roman" w:eastAsia="Times New Roman" w:hAnsi="Times New Roman" w:cs="Times New Roman"/>
          <w:kern w:val="0"/>
          <w:sz w:val="24"/>
          <w:szCs w:val="24"/>
          <w:lang w:eastAsia="en-CA"/>
          <w14:ligatures w14:val="none"/>
        </w:rPr>
        <w:t>: Loaded via JavaScript (</w:t>
      </w:r>
      <w:proofErr w:type="spellStart"/>
      <w:proofErr w:type="gramStart"/>
      <w:r w:rsidRPr="00A45F3D">
        <w:rPr>
          <w:rFonts w:ascii="Courier New" w:eastAsia="Times New Roman" w:hAnsi="Courier New" w:cs="Courier New"/>
          <w:kern w:val="0"/>
          <w:sz w:val="20"/>
          <w:szCs w:val="20"/>
          <w:lang w:eastAsia="en-CA"/>
          <w14:ligatures w14:val="none"/>
        </w:rPr>
        <w:t>document.getElementById</w:t>
      </w:r>
      <w:proofErr w:type="spellEnd"/>
      <w:proofErr w:type="gramEnd"/>
      <w:r w:rsidRPr="00A45F3D">
        <w:rPr>
          <w:rFonts w:ascii="Courier New" w:eastAsia="Times New Roman" w:hAnsi="Courier New" w:cs="Courier New"/>
          <w:kern w:val="0"/>
          <w:sz w:val="20"/>
          <w:szCs w:val="20"/>
          <w:lang w:eastAsia="en-CA"/>
          <w14:ligatures w14:val="none"/>
        </w:rPr>
        <w:t>('study-mode-</w:t>
      </w:r>
      <w:proofErr w:type="spellStart"/>
      <w:r w:rsidRPr="00A45F3D">
        <w:rPr>
          <w:rFonts w:ascii="Courier New" w:eastAsia="Times New Roman" w:hAnsi="Courier New" w:cs="Courier New"/>
          <w:kern w:val="0"/>
          <w:sz w:val="20"/>
          <w:szCs w:val="20"/>
          <w:lang w:eastAsia="en-CA"/>
          <w14:ligatures w14:val="none"/>
        </w:rPr>
        <w:t>btn</w:t>
      </w:r>
      <w:proofErr w:type="spellEnd"/>
      <w:r w:rsidRPr="00A45F3D">
        <w:rPr>
          <w:rFonts w:ascii="Courier New" w:eastAsia="Times New Roman" w:hAnsi="Courier New" w:cs="Courier New"/>
          <w:kern w:val="0"/>
          <w:sz w:val="20"/>
          <w:szCs w:val="20"/>
          <w:lang w:eastAsia="en-CA"/>
          <w14:ligatures w14:val="none"/>
        </w:rPr>
        <w:t>'</w:t>
      </w:r>
      <w:proofErr w:type="gramStart"/>
      <w:r w:rsidRPr="00A45F3D">
        <w:rPr>
          <w:rFonts w:ascii="Courier New" w:eastAsia="Times New Roman" w:hAnsi="Courier New" w:cs="Courier New"/>
          <w:kern w:val="0"/>
          <w:sz w:val="20"/>
          <w:szCs w:val="20"/>
          <w:lang w:eastAsia="en-CA"/>
          <w14:ligatures w14:val="none"/>
        </w:rPr>
        <w:t>).onclick</w:t>
      </w:r>
      <w:proofErr w:type="gramEnd"/>
      <w:r w:rsidRPr="00A45F3D">
        <w:rPr>
          <w:rFonts w:ascii="Times New Roman" w:eastAsia="Times New Roman" w:hAnsi="Times New Roman" w:cs="Times New Roman"/>
          <w:kern w:val="0"/>
          <w:sz w:val="24"/>
          <w:szCs w:val="24"/>
          <w:lang w:eastAsia="en-CA"/>
          <w14:ligatures w14:val="none"/>
        </w:rPr>
        <w:t>), showing module/range selection for feedback.</w:t>
      </w:r>
    </w:p>
    <w:p w14:paraId="4D237AE2" w14:textId="77777777" w:rsidR="00A45F3D" w:rsidRPr="00A45F3D" w:rsidRDefault="00A45F3D" w:rsidP="00A45F3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b/>
          <w:bCs/>
          <w:kern w:val="0"/>
          <w:sz w:val="24"/>
          <w:szCs w:val="24"/>
          <w:lang w:eastAsia="en-CA"/>
          <w14:ligatures w14:val="none"/>
        </w:rPr>
        <w:t>Test Mode</w:t>
      </w:r>
      <w:r w:rsidRPr="00A45F3D">
        <w:rPr>
          <w:rFonts w:ascii="Times New Roman" w:eastAsia="Times New Roman" w:hAnsi="Times New Roman" w:cs="Times New Roman"/>
          <w:kern w:val="0"/>
          <w:sz w:val="24"/>
          <w:szCs w:val="24"/>
          <w:lang w:eastAsia="en-CA"/>
          <w14:ligatures w14:val="none"/>
        </w:rPr>
        <w:t>: Loaded via JavaScript (</w:t>
      </w:r>
      <w:proofErr w:type="spellStart"/>
      <w:proofErr w:type="gramStart"/>
      <w:r w:rsidRPr="00A45F3D">
        <w:rPr>
          <w:rFonts w:ascii="Courier New" w:eastAsia="Times New Roman" w:hAnsi="Courier New" w:cs="Courier New"/>
          <w:kern w:val="0"/>
          <w:sz w:val="20"/>
          <w:szCs w:val="20"/>
          <w:lang w:eastAsia="en-CA"/>
          <w14:ligatures w14:val="none"/>
        </w:rPr>
        <w:t>document.getElementById</w:t>
      </w:r>
      <w:proofErr w:type="spellEnd"/>
      <w:proofErr w:type="gramEnd"/>
      <w:r w:rsidRPr="00A45F3D">
        <w:rPr>
          <w:rFonts w:ascii="Courier New" w:eastAsia="Times New Roman" w:hAnsi="Courier New" w:cs="Courier New"/>
          <w:kern w:val="0"/>
          <w:sz w:val="20"/>
          <w:szCs w:val="20"/>
          <w:lang w:eastAsia="en-CA"/>
          <w14:ligatures w14:val="none"/>
        </w:rPr>
        <w:t>('timed-exam-mode-</w:t>
      </w:r>
      <w:proofErr w:type="spellStart"/>
      <w:r w:rsidRPr="00A45F3D">
        <w:rPr>
          <w:rFonts w:ascii="Courier New" w:eastAsia="Times New Roman" w:hAnsi="Courier New" w:cs="Courier New"/>
          <w:kern w:val="0"/>
          <w:sz w:val="20"/>
          <w:szCs w:val="20"/>
          <w:lang w:eastAsia="en-CA"/>
          <w14:ligatures w14:val="none"/>
        </w:rPr>
        <w:t>btn</w:t>
      </w:r>
      <w:proofErr w:type="spellEnd"/>
      <w:r w:rsidRPr="00A45F3D">
        <w:rPr>
          <w:rFonts w:ascii="Courier New" w:eastAsia="Times New Roman" w:hAnsi="Courier New" w:cs="Courier New"/>
          <w:kern w:val="0"/>
          <w:sz w:val="20"/>
          <w:szCs w:val="20"/>
          <w:lang w:eastAsia="en-CA"/>
          <w14:ligatures w14:val="none"/>
        </w:rPr>
        <w:t>'</w:t>
      </w:r>
      <w:proofErr w:type="gramStart"/>
      <w:r w:rsidRPr="00A45F3D">
        <w:rPr>
          <w:rFonts w:ascii="Courier New" w:eastAsia="Times New Roman" w:hAnsi="Courier New" w:cs="Courier New"/>
          <w:kern w:val="0"/>
          <w:sz w:val="20"/>
          <w:szCs w:val="20"/>
          <w:lang w:eastAsia="en-CA"/>
          <w14:ligatures w14:val="none"/>
        </w:rPr>
        <w:t>).onclick</w:t>
      </w:r>
      <w:proofErr w:type="gramEnd"/>
      <w:r w:rsidRPr="00A45F3D">
        <w:rPr>
          <w:rFonts w:ascii="Times New Roman" w:eastAsia="Times New Roman" w:hAnsi="Times New Roman" w:cs="Times New Roman"/>
          <w:kern w:val="0"/>
          <w:sz w:val="24"/>
          <w:szCs w:val="24"/>
          <w:lang w:eastAsia="en-CA"/>
          <w14:ligatures w14:val="none"/>
        </w:rPr>
        <w:t>), fixed 150-question timed exam.</w:t>
      </w:r>
    </w:p>
    <w:p w14:paraId="652E06B7" w14:textId="77777777" w:rsidR="00A45F3D" w:rsidRPr="00A45F3D" w:rsidRDefault="00A45F3D" w:rsidP="00A45F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A45F3D">
        <w:rPr>
          <w:rFonts w:ascii="Times New Roman" w:eastAsia="Times New Roman" w:hAnsi="Times New Roman" w:cs="Times New Roman"/>
          <w:b/>
          <w:bCs/>
          <w:kern w:val="0"/>
          <w:sz w:val="27"/>
          <w:szCs w:val="27"/>
          <w:lang w:eastAsia="en-CA"/>
          <w14:ligatures w14:val="none"/>
        </w:rPr>
        <w:t>4.5 Index for Quiz Selection of Single or Multiple</w:t>
      </w:r>
    </w:p>
    <w:p w14:paraId="31C499C9" w14:textId="77777777" w:rsidR="00A45F3D" w:rsidRPr="00A45F3D" w:rsidRDefault="00A45F3D" w:rsidP="00A45F3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 xml:space="preserve">Handled in </w:t>
      </w:r>
      <w:r w:rsidRPr="00A45F3D">
        <w:rPr>
          <w:rFonts w:ascii="Courier New" w:eastAsia="Times New Roman" w:hAnsi="Courier New" w:cs="Courier New"/>
          <w:kern w:val="0"/>
          <w:sz w:val="20"/>
          <w:szCs w:val="20"/>
          <w:lang w:eastAsia="en-CA"/>
          <w14:ligatures w14:val="none"/>
        </w:rPr>
        <w:t>index.html</w:t>
      </w:r>
      <w:r w:rsidRPr="00A45F3D">
        <w:rPr>
          <w:rFonts w:ascii="Times New Roman" w:eastAsia="Times New Roman" w:hAnsi="Times New Roman" w:cs="Times New Roman"/>
          <w:kern w:val="0"/>
          <w:sz w:val="24"/>
          <w:szCs w:val="24"/>
          <w:lang w:eastAsia="en-CA"/>
          <w14:ligatures w14:val="none"/>
        </w:rPr>
        <w:t xml:space="preserve"> (Study Mode):</w:t>
      </w:r>
    </w:p>
    <w:p w14:paraId="5E4C7ECC" w14:textId="77777777" w:rsidR="00A45F3D" w:rsidRPr="00A45F3D" w:rsidRDefault="00A45F3D" w:rsidP="00A45F3D">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b/>
          <w:bCs/>
          <w:kern w:val="0"/>
          <w:sz w:val="24"/>
          <w:szCs w:val="24"/>
          <w:lang w:eastAsia="en-CA"/>
          <w14:ligatures w14:val="none"/>
        </w:rPr>
        <w:t>Single Module</w:t>
      </w:r>
      <w:r w:rsidRPr="00A45F3D">
        <w:rPr>
          <w:rFonts w:ascii="Times New Roman" w:eastAsia="Times New Roman" w:hAnsi="Times New Roman" w:cs="Times New Roman"/>
          <w:kern w:val="0"/>
          <w:sz w:val="24"/>
          <w:szCs w:val="24"/>
          <w:lang w:eastAsia="en-CA"/>
          <w14:ligatures w14:val="none"/>
        </w:rPr>
        <w:t>: Dropdown (e.g., Course 1 Module 1).</w:t>
      </w:r>
    </w:p>
    <w:p w14:paraId="37A93C97" w14:textId="77777777" w:rsidR="00A45F3D" w:rsidRPr="00A45F3D" w:rsidRDefault="00A45F3D" w:rsidP="00A45F3D">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b/>
          <w:bCs/>
          <w:kern w:val="0"/>
          <w:sz w:val="24"/>
          <w:szCs w:val="24"/>
          <w:lang w:eastAsia="en-CA"/>
          <w14:ligatures w14:val="none"/>
        </w:rPr>
        <w:t>Multiple/Range</w:t>
      </w:r>
      <w:r w:rsidRPr="00A45F3D">
        <w:rPr>
          <w:rFonts w:ascii="Times New Roman" w:eastAsia="Times New Roman" w:hAnsi="Times New Roman" w:cs="Times New Roman"/>
          <w:kern w:val="0"/>
          <w:sz w:val="24"/>
          <w:szCs w:val="24"/>
          <w:lang w:eastAsia="en-CA"/>
          <w14:ligatures w14:val="none"/>
        </w:rPr>
        <w:t>: From/To dropdowns (e.g., Course 1 Module 1 to Course 2 Module 4).</w:t>
      </w:r>
    </w:p>
    <w:p w14:paraId="72863695" w14:textId="77777777" w:rsidR="00A45F3D" w:rsidRPr="00A45F3D" w:rsidRDefault="00A45F3D" w:rsidP="00A45F3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Test Mode: Fixed 150 questions, no selection.</w:t>
      </w:r>
    </w:p>
    <w:p w14:paraId="21E8E825" w14:textId="77777777" w:rsidR="00A45F3D" w:rsidRPr="00A45F3D" w:rsidRDefault="00A45F3D" w:rsidP="00A45F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A45F3D">
        <w:rPr>
          <w:rFonts w:ascii="Times New Roman" w:eastAsia="Times New Roman" w:hAnsi="Times New Roman" w:cs="Times New Roman"/>
          <w:b/>
          <w:bCs/>
          <w:kern w:val="0"/>
          <w:sz w:val="36"/>
          <w:szCs w:val="36"/>
          <w:lang w:eastAsia="en-CA"/>
          <w14:ligatures w14:val="none"/>
        </w:rPr>
        <w:t>5. File Contents</w:t>
      </w:r>
    </w:p>
    <w:p w14:paraId="7F1E8A36" w14:textId="77777777" w:rsidR="00A45F3D" w:rsidRPr="00A45F3D" w:rsidRDefault="00A45F3D" w:rsidP="00A45F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A45F3D">
        <w:rPr>
          <w:rFonts w:ascii="Times New Roman" w:eastAsia="Times New Roman" w:hAnsi="Times New Roman" w:cs="Times New Roman"/>
          <w:b/>
          <w:bCs/>
          <w:kern w:val="0"/>
          <w:sz w:val="27"/>
          <w:szCs w:val="27"/>
          <w:lang w:eastAsia="en-CA"/>
          <w14:ligatures w14:val="none"/>
        </w:rPr>
        <w:t>5.1 index.html (~2 KB, ~100 lines)</w:t>
      </w:r>
    </w:p>
    <w:p w14:paraId="51A9315A"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&lt;!DOCTYPE html&gt;</w:t>
      </w:r>
    </w:p>
    <w:p w14:paraId="62D72DB9"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&lt;html lang="</w:t>
      </w:r>
      <w:proofErr w:type="spellStart"/>
      <w:r w:rsidRPr="00A45F3D">
        <w:rPr>
          <w:rFonts w:ascii="Courier New" w:eastAsia="Times New Roman" w:hAnsi="Courier New" w:cs="Courier New"/>
          <w:kern w:val="0"/>
          <w:sz w:val="20"/>
          <w:szCs w:val="20"/>
          <w:lang w:eastAsia="en-CA"/>
          <w14:ligatures w14:val="none"/>
        </w:rPr>
        <w:t>en</w:t>
      </w:r>
      <w:proofErr w:type="spellEnd"/>
      <w:r w:rsidRPr="00A45F3D">
        <w:rPr>
          <w:rFonts w:ascii="Courier New" w:eastAsia="Times New Roman" w:hAnsi="Courier New" w:cs="Courier New"/>
          <w:kern w:val="0"/>
          <w:sz w:val="20"/>
          <w:szCs w:val="20"/>
          <w:lang w:eastAsia="en-CA"/>
          <w14:ligatures w14:val="none"/>
        </w:rPr>
        <w:t>"&gt;</w:t>
      </w:r>
    </w:p>
    <w:p w14:paraId="7401FEDA"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&lt;head&gt;</w:t>
      </w:r>
    </w:p>
    <w:p w14:paraId="0B9AD993"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&lt;meta charset="UTF-8"&gt;</w:t>
      </w:r>
    </w:p>
    <w:p w14:paraId="4E9990ED"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&lt;meta name="viewport" content="width=device-width, initial-scale=1.0"&gt;</w:t>
      </w:r>
    </w:p>
    <w:p w14:paraId="7459BA99"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&lt;title&gt;CAPM Mock Exam&lt;/title&gt;</w:t>
      </w:r>
    </w:p>
    <w:p w14:paraId="31586C01"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&lt;script </w:t>
      </w:r>
      <w:proofErr w:type="spellStart"/>
      <w:r w:rsidRPr="00A45F3D">
        <w:rPr>
          <w:rFonts w:ascii="Courier New" w:eastAsia="Times New Roman" w:hAnsi="Courier New" w:cs="Courier New"/>
          <w:kern w:val="0"/>
          <w:sz w:val="20"/>
          <w:szCs w:val="20"/>
          <w:lang w:eastAsia="en-CA"/>
          <w14:ligatures w14:val="none"/>
        </w:rPr>
        <w:t>src</w:t>
      </w:r>
      <w:proofErr w:type="spellEnd"/>
      <w:r w:rsidRPr="00A45F3D">
        <w:rPr>
          <w:rFonts w:ascii="Courier New" w:eastAsia="Times New Roman" w:hAnsi="Courier New" w:cs="Courier New"/>
          <w:kern w:val="0"/>
          <w:sz w:val="20"/>
          <w:szCs w:val="20"/>
          <w:lang w:eastAsia="en-CA"/>
          <w14:ligatures w14:val="none"/>
        </w:rPr>
        <w:t>="https://cdn.tailwindcss.com"&gt;&lt;/script&gt;</w:t>
      </w:r>
    </w:p>
    <w:p w14:paraId="283435E9"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&lt;style&gt;</w:t>
      </w:r>
    </w:p>
    <w:p w14:paraId="7604F36C"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body </w:t>
      </w:r>
      <w:proofErr w:type="gramStart"/>
      <w:r w:rsidRPr="00A45F3D">
        <w:rPr>
          <w:rFonts w:ascii="Courier New" w:eastAsia="Times New Roman" w:hAnsi="Courier New" w:cs="Courier New"/>
          <w:kern w:val="0"/>
          <w:sz w:val="20"/>
          <w:szCs w:val="20"/>
          <w:lang w:eastAsia="en-CA"/>
          <w14:ligatures w14:val="none"/>
        </w:rPr>
        <w:t>{ font</w:t>
      </w:r>
      <w:proofErr w:type="gramEnd"/>
      <w:r w:rsidRPr="00A45F3D">
        <w:rPr>
          <w:rFonts w:ascii="Courier New" w:eastAsia="Times New Roman" w:hAnsi="Courier New" w:cs="Courier New"/>
          <w:kern w:val="0"/>
          <w:sz w:val="20"/>
          <w:szCs w:val="20"/>
          <w:lang w:eastAsia="en-CA"/>
          <w14:ligatures w14:val="none"/>
        </w:rPr>
        <w:t>-family: 'Inter', sans-serif; background: #0F172A; color: #FFFFFF</w:t>
      </w:r>
      <w:proofErr w:type="gramStart"/>
      <w:r w:rsidRPr="00A45F3D">
        <w:rPr>
          <w:rFonts w:ascii="Courier New" w:eastAsia="Times New Roman" w:hAnsi="Courier New" w:cs="Courier New"/>
          <w:kern w:val="0"/>
          <w:sz w:val="20"/>
          <w:szCs w:val="20"/>
          <w:lang w:eastAsia="en-CA"/>
          <w14:ligatures w14:val="none"/>
        </w:rPr>
        <w:t>; }</w:t>
      </w:r>
      <w:proofErr w:type="gramEnd"/>
    </w:p>
    <w:p w14:paraId="36FB76E3"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roofErr w:type="gramStart"/>
      <w:r w:rsidRPr="00A45F3D">
        <w:rPr>
          <w:rFonts w:ascii="Courier New" w:eastAsia="Times New Roman" w:hAnsi="Courier New" w:cs="Courier New"/>
          <w:kern w:val="0"/>
          <w:sz w:val="20"/>
          <w:szCs w:val="20"/>
          <w:lang w:eastAsia="en-CA"/>
          <w14:ligatures w14:val="none"/>
        </w:rPr>
        <w:t>.card</w:t>
      </w:r>
      <w:proofErr w:type="gramEnd"/>
      <w:r w:rsidRPr="00A45F3D">
        <w:rPr>
          <w:rFonts w:ascii="Courier New" w:eastAsia="Times New Roman" w:hAnsi="Courier New" w:cs="Courier New"/>
          <w:kern w:val="0"/>
          <w:sz w:val="20"/>
          <w:szCs w:val="20"/>
          <w:lang w:eastAsia="en-CA"/>
          <w14:ligatures w14:val="none"/>
        </w:rPr>
        <w:t xml:space="preserve"> </w:t>
      </w:r>
      <w:proofErr w:type="gramStart"/>
      <w:r w:rsidRPr="00A45F3D">
        <w:rPr>
          <w:rFonts w:ascii="Courier New" w:eastAsia="Times New Roman" w:hAnsi="Courier New" w:cs="Courier New"/>
          <w:kern w:val="0"/>
          <w:sz w:val="20"/>
          <w:szCs w:val="20"/>
          <w:lang w:eastAsia="en-CA"/>
          <w14:ligatures w14:val="none"/>
        </w:rPr>
        <w:t>{ background</w:t>
      </w:r>
      <w:proofErr w:type="gramEnd"/>
      <w:r w:rsidRPr="00A45F3D">
        <w:rPr>
          <w:rFonts w:ascii="Courier New" w:eastAsia="Times New Roman" w:hAnsi="Courier New" w:cs="Courier New"/>
          <w:kern w:val="0"/>
          <w:sz w:val="20"/>
          <w:szCs w:val="20"/>
          <w:lang w:eastAsia="en-CA"/>
          <w14:ligatures w14:val="none"/>
        </w:rPr>
        <w:t>: #D1D5DB; border-radius: 8px; padding: 1rem</w:t>
      </w:r>
      <w:proofErr w:type="gramStart"/>
      <w:r w:rsidRPr="00A45F3D">
        <w:rPr>
          <w:rFonts w:ascii="Courier New" w:eastAsia="Times New Roman" w:hAnsi="Courier New" w:cs="Courier New"/>
          <w:kern w:val="0"/>
          <w:sz w:val="20"/>
          <w:szCs w:val="20"/>
          <w:lang w:eastAsia="en-CA"/>
          <w14:ligatures w14:val="none"/>
        </w:rPr>
        <w:t>; }</w:t>
      </w:r>
      <w:proofErr w:type="gramEnd"/>
    </w:p>
    <w:p w14:paraId="680CB7A8"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button </w:t>
      </w:r>
      <w:proofErr w:type="gramStart"/>
      <w:r w:rsidRPr="00A45F3D">
        <w:rPr>
          <w:rFonts w:ascii="Courier New" w:eastAsia="Times New Roman" w:hAnsi="Courier New" w:cs="Courier New"/>
          <w:kern w:val="0"/>
          <w:sz w:val="20"/>
          <w:szCs w:val="20"/>
          <w:lang w:eastAsia="en-CA"/>
          <w14:ligatures w14:val="none"/>
        </w:rPr>
        <w:t>{ background</w:t>
      </w:r>
      <w:proofErr w:type="gramEnd"/>
      <w:r w:rsidRPr="00A45F3D">
        <w:rPr>
          <w:rFonts w:ascii="Courier New" w:eastAsia="Times New Roman" w:hAnsi="Courier New" w:cs="Courier New"/>
          <w:kern w:val="0"/>
          <w:sz w:val="20"/>
          <w:szCs w:val="20"/>
          <w:lang w:eastAsia="en-CA"/>
          <w14:ligatures w14:val="none"/>
        </w:rPr>
        <w:t>: #3B82F6; color: #FFFFFF; padding: 0.5rem 1rem; border-radius: 4px</w:t>
      </w:r>
      <w:proofErr w:type="gramStart"/>
      <w:r w:rsidRPr="00A45F3D">
        <w:rPr>
          <w:rFonts w:ascii="Courier New" w:eastAsia="Times New Roman" w:hAnsi="Courier New" w:cs="Courier New"/>
          <w:kern w:val="0"/>
          <w:sz w:val="20"/>
          <w:szCs w:val="20"/>
          <w:lang w:eastAsia="en-CA"/>
          <w14:ligatures w14:val="none"/>
        </w:rPr>
        <w:t>; }</w:t>
      </w:r>
      <w:proofErr w:type="gramEnd"/>
    </w:p>
    <w:p w14:paraId="4AEE9607"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roofErr w:type="spellStart"/>
      <w:proofErr w:type="gramStart"/>
      <w:r w:rsidRPr="00A45F3D">
        <w:rPr>
          <w:rFonts w:ascii="Courier New" w:eastAsia="Times New Roman" w:hAnsi="Courier New" w:cs="Courier New"/>
          <w:kern w:val="0"/>
          <w:sz w:val="20"/>
          <w:szCs w:val="20"/>
          <w:lang w:eastAsia="en-CA"/>
          <w14:ligatures w14:val="none"/>
        </w:rPr>
        <w:t>button:hover</w:t>
      </w:r>
      <w:proofErr w:type="spellEnd"/>
      <w:proofErr w:type="gramEnd"/>
      <w:r w:rsidRPr="00A45F3D">
        <w:rPr>
          <w:rFonts w:ascii="Courier New" w:eastAsia="Times New Roman" w:hAnsi="Courier New" w:cs="Courier New"/>
          <w:kern w:val="0"/>
          <w:sz w:val="20"/>
          <w:szCs w:val="20"/>
          <w:lang w:eastAsia="en-CA"/>
          <w14:ligatures w14:val="none"/>
        </w:rPr>
        <w:t xml:space="preserve"> </w:t>
      </w:r>
      <w:proofErr w:type="gramStart"/>
      <w:r w:rsidRPr="00A45F3D">
        <w:rPr>
          <w:rFonts w:ascii="Courier New" w:eastAsia="Times New Roman" w:hAnsi="Courier New" w:cs="Courier New"/>
          <w:kern w:val="0"/>
          <w:sz w:val="20"/>
          <w:szCs w:val="20"/>
          <w:lang w:eastAsia="en-CA"/>
          <w14:ligatures w14:val="none"/>
        </w:rPr>
        <w:t>{ background</w:t>
      </w:r>
      <w:proofErr w:type="gramEnd"/>
      <w:r w:rsidRPr="00A45F3D">
        <w:rPr>
          <w:rFonts w:ascii="Courier New" w:eastAsia="Times New Roman" w:hAnsi="Courier New" w:cs="Courier New"/>
          <w:kern w:val="0"/>
          <w:sz w:val="20"/>
          <w:szCs w:val="20"/>
          <w:lang w:eastAsia="en-CA"/>
          <w14:ligatures w14:val="none"/>
        </w:rPr>
        <w:t>: #F472B6</w:t>
      </w:r>
      <w:proofErr w:type="gramStart"/>
      <w:r w:rsidRPr="00A45F3D">
        <w:rPr>
          <w:rFonts w:ascii="Courier New" w:eastAsia="Times New Roman" w:hAnsi="Courier New" w:cs="Courier New"/>
          <w:kern w:val="0"/>
          <w:sz w:val="20"/>
          <w:szCs w:val="20"/>
          <w:lang w:eastAsia="en-CA"/>
          <w14:ligatures w14:val="none"/>
        </w:rPr>
        <w:t>; }</w:t>
      </w:r>
      <w:proofErr w:type="gramEnd"/>
    </w:p>
    <w:p w14:paraId="3DFE56E5"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roofErr w:type="gramStart"/>
      <w:r w:rsidRPr="00A45F3D">
        <w:rPr>
          <w:rFonts w:ascii="Courier New" w:eastAsia="Times New Roman" w:hAnsi="Courier New" w:cs="Courier New"/>
          <w:kern w:val="0"/>
          <w:sz w:val="20"/>
          <w:szCs w:val="20"/>
          <w:lang w:eastAsia="en-CA"/>
          <w14:ligatures w14:val="none"/>
        </w:rPr>
        <w:t>.timer</w:t>
      </w:r>
      <w:proofErr w:type="gramEnd"/>
      <w:r w:rsidRPr="00A45F3D">
        <w:rPr>
          <w:rFonts w:ascii="Courier New" w:eastAsia="Times New Roman" w:hAnsi="Courier New" w:cs="Courier New"/>
          <w:kern w:val="0"/>
          <w:sz w:val="20"/>
          <w:szCs w:val="20"/>
          <w:lang w:eastAsia="en-CA"/>
          <w14:ligatures w14:val="none"/>
        </w:rPr>
        <w:t xml:space="preserve"> </w:t>
      </w:r>
      <w:proofErr w:type="gramStart"/>
      <w:r w:rsidRPr="00A45F3D">
        <w:rPr>
          <w:rFonts w:ascii="Courier New" w:eastAsia="Times New Roman" w:hAnsi="Courier New" w:cs="Courier New"/>
          <w:kern w:val="0"/>
          <w:sz w:val="20"/>
          <w:szCs w:val="20"/>
          <w:lang w:eastAsia="en-CA"/>
          <w14:ligatures w14:val="none"/>
        </w:rPr>
        <w:t>{ color</w:t>
      </w:r>
      <w:proofErr w:type="gramEnd"/>
      <w:r w:rsidRPr="00A45F3D">
        <w:rPr>
          <w:rFonts w:ascii="Courier New" w:eastAsia="Times New Roman" w:hAnsi="Courier New" w:cs="Courier New"/>
          <w:kern w:val="0"/>
          <w:sz w:val="20"/>
          <w:szCs w:val="20"/>
          <w:lang w:eastAsia="en-CA"/>
          <w14:ligatures w14:val="none"/>
        </w:rPr>
        <w:t>: #DC2626; font-weight: bold</w:t>
      </w:r>
      <w:proofErr w:type="gramStart"/>
      <w:r w:rsidRPr="00A45F3D">
        <w:rPr>
          <w:rFonts w:ascii="Courier New" w:eastAsia="Times New Roman" w:hAnsi="Courier New" w:cs="Courier New"/>
          <w:kern w:val="0"/>
          <w:sz w:val="20"/>
          <w:szCs w:val="20"/>
          <w:lang w:eastAsia="en-CA"/>
          <w14:ligatures w14:val="none"/>
        </w:rPr>
        <w:t>; }</w:t>
      </w:r>
      <w:proofErr w:type="gramEnd"/>
    </w:p>
    <w:p w14:paraId="61586C8D"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&lt;/style&gt;</w:t>
      </w:r>
    </w:p>
    <w:p w14:paraId="18494381"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&lt;/head&gt;</w:t>
      </w:r>
    </w:p>
    <w:p w14:paraId="4DAF5D04"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&lt;body&gt;</w:t>
      </w:r>
    </w:p>
    <w:p w14:paraId="5B904249"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&lt;div class="container mx-auto p-4 max-w-lg"&gt;</w:t>
      </w:r>
    </w:p>
    <w:p w14:paraId="484BD092"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&lt;h1 class="text-2xl font-bold mb-4 text-center"&gt;CAPM Mock Exam&lt;/h1&gt;</w:t>
      </w:r>
    </w:p>
    <w:p w14:paraId="1F8D5A04"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&lt;div id="mode-selection" class="card mb-4"&gt;</w:t>
      </w:r>
    </w:p>
    <w:p w14:paraId="0CC3114A"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&lt;button id="study-mode-</w:t>
      </w:r>
      <w:proofErr w:type="spellStart"/>
      <w:r w:rsidRPr="00A45F3D">
        <w:rPr>
          <w:rFonts w:ascii="Courier New" w:eastAsia="Times New Roman" w:hAnsi="Courier New" w:cs="Courier New"/>
          <w:kern w:val="0"/>
          <w:sz w:val="20"/>
          <w:szCs w:val="20"/>
          <w:lang w:eastAsia="en-CA"/>
          <w14:ligatures w14:val="none"/>
        </w:rPr>
        <w:t>btn</w:t>
      </w:r>
      <w:proofErr w:type="spellEnd"/>
      <w:r w:rsidRPr="00A45F3D">
        <w:rPr>
          <w:rFonts w:ascii="Courier New" w:eastAsia="Times New Roman" w:hAnsi="Courier New" w:cs="Courier New"/>
          <w:kern w:val="0"/>
          <w:sz w:val="20"/>
          <w:szCs w:val="20"/>
          <w:lang w:eastAsia="en-CA"/>
          <w14:ligatures w14:val="none"/>
        </w:rPr>
        <w:t>" class="w-full mb-2"&gt;Study Mode&lt;/button&gt;</w:t>
      </w:r>
    </w:p>
    <w:p w14:paraId="327B0273"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&lt;button id="timed-exam-mode-</w:t>
      </w:r>
      <w:proofErr w:type="spellStart"/>
      <w:r w:rsidRPr="00A45F3D">
        <w:rPr>
          <w:rFonts w:ascii="Courier New" w:eastAsia="Times New Roman" w:hAnsi="Courier New" w:cs="Courier New"/>
          <w:kern w:val="0"/>
          <w:sz w:val="20"/>
          <w:szCs w:val="20"/>
          <w:lang w:eastAsia="en-CA"/>
          <w14:ligatures w14:val="none"/>
        </w:rPr>
        <w:t>btn</w:t>
      </w:r>
      <w:proofErr w:type="spellEnd"/>
      <w:r w:rsidRPr="00A45F3D">
        <w:rPr>
          <w:rFonts w:ascii="Courier New" w:eastAsia="Times New Roman" w:hAnsi="Courier New" w:cs="Courier New"/>
          <w:kern w:val="0"/>
          <w:sz w:val="20"/>
          <w:szCs w:val="20"/>
          <w:lang w:eastAsia="en-CA"/>
          <w14:ligatures w14:val="none"/>
        </w:rPr>
        <w:t>" class="w-full"&gt;Timed Exam Mode&lt;/button&gt;</w:t>
      </w:r>
    </w:p>
    <w:p w14:paraId="3419C2F4"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&lt;/div&gt;</w:t>
      </w:r>
    </w:p>
    <w:p w14:paraId="5B58E7ED"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&lt;div id="quiz-container" class="card mb-4 hidden"&gt;</w:t>
      </w:r>
    </w:p>
    <w:p w14:paraId="7CC64E67"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&lt;div id="timer" class="timer mb-2 hidden"&gt;&lt;/div&gt;</w:t>
      </w:r>
    </w:p>
    <w:p w14:paraId="5EBAC76B"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&lt;div id="question-number"&gt;&lt;/div&gt;</w:t>
      </w:r>
    </w:p>
    <w:p w14:paraId="3E813368"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&lt;div id="question" class="mb-4"&gt;&lt;/div&gt;</w:t>
      </w:r>
    </w:p>
    <w:p w14:paraId="7D9DE6F5"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&lt;div id="options"&gt;&lt;/div&gt;</w:t>
      </w:r>
    </w:p>
    <w:p w14:paraId="2DB23E77"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&lt;div id="feedback" class="hidden"&gt;&lt;/div&gt;</w:t>
      </w:r>
    </w:p>
    <w:p w14:paraId="2A131FA4"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&lt;div class="flex justify-between mt-4"&gt;</w:t>
      </w:r>
    </w:p>
    <w:p w14:paraId="3AB1AA33"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&lt;button id="previous-</w:t>
      </w:r>
      <w:proofErr w:type="spellStart"/>
      <w:r w:rsidRPr="00A45F3D">
        <w:rPr>
          <w:rFonts w:ascii="Courier New" w:eastAsia="Times New Roman" w:hAnsi="Courier New" w:cs="Courier New"/>
          <w:kern w:val="0"/>
          <w:sz w:val="20"/>
          <w:szCs w:val="20"/>
          <w:lang w:eastAsia="en-CA"/>
          <w14:ligatures w14:val="none"/>
        </w:rPr>
        <w:t>btn</w:t>
      </w:r>
      <w:proofErr w:type="spellEnd"/>
      <w:r w:rsidRPr="00A45F3D">
        <w:rPr>
          <w:rFonts w:ascii="Courier New" w:eastAsia="Times New Roman" w:hAnsi="Courier New" w:cs="Courier New"/>
          <w:kern w:val="0"/>
          <w:sz w:val="20"/>
          <w:szCs w:val="20"/>
          <w:lang w:eastAsia="en-CA"/>
          <w14:ligatures w14:val="none"/>
        </w:rPr>
        <w:t>" class="hidden"&gt;Previous&lt;/button&gt;</w:t>
      </w:r>
    </w:p>
    <w:p w14:paraId="4CDB3547"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lastRenderedPageBreak/>
        <w:t xml:space="preserve">                &lt;button id="submit-</w:t>
      </w:r>
      <w:proofErr w:type="spellStart"/>
      <w:r w:rsidRPr="00A45F3D">
        <w:rPr>
          <w:rFonts w:ascii="Courier New" w:eastAsia="Times New Roman" w:hAnsi="Courier New" w:cs="Courier New"/>
          <w:kern w:val="0"/>
          <w:sz w:val="20"/>
          <w:szCs w:val="20"/>
          <w:lang w:eastAsia="en-CA"/>
          <w14:ligatures w14:val="none"/>
        </w:rPr>
        <w:t>btn</w:t>
      </w:r>
      <w:proofErr w:type="spellEnd"/>
      <w:r w:rsidRPr="00A45F3D">
        <w:rPr>
          <w:rFonts w:ascii="Courier New" w:eastAsia="Times New Roman" w:hAnsi="Courier New" w:cs="Courier New"/>
          <w:kern w:val="0"/>
          <w:sz w:val="20"/>
          <w:szCs w:val="20"/>
          <w:lang w:eastAsia="en-CA"/>
          <w14:ligatures w14:val="none"/>
        </w:rPr>
        <w:t>"&gt;Submit&lt;/button&gt;</w:t>
      </w:r>
    </w:p>
    <w:p w14:paraId="1097BAF7"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&lt;button id="next-</w:t>
      </w:r>
      <w:proofErr w:type="spellStart"/>
      <w:r w:rsidRPr="00A45F3D">
        <w:rPr>
          <w:rFonts w:ascii="Courier New" w:eastAsia="Times New Roman" w:hAnsi="Courier New" w:cs="Courier New"/>
          <w:kern w:val="0"/>
          <w:sz w:val="20"/>
          <w:szCs w:val="20"/>
          <w:lang w:eastAsia="en-CA"/>
          <w14:ligatures w14:val="none"/>
        </w:rPr>
        <w:t>btn</w:t>
      </w:r>
      <w:proofErr w:type="spellEnd"/>
      <w:r w:rsidRPr="00A45F3D">
        <w:rPr>
          <w:rFonts w:ascii="Courier New" w:eastAsia="Times New Roman" w:hAnsi="Courier New" w:cs="Courier New"/>
          <w:kern w:val="0"/>
          <w:sz w:val="20"/>
          <w:szCs w:val="20"/>
          <w:lang w:eastAsia="en-CA"/>
          <w14:ligatures w14:val="none"/>
        </w:rPr>
        <w:t>" class="hidden"&gt;Next&lt;/button&gt;</w:t>
      </w:r>
    </w:p>
    <w:p w14:paraId="27EC44DD"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&lt;/div&gt;</w:t>
      </w:r>
    </w:p>
    <w:p w14:paraId="2E1A8F6E"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&lt;/div&gt;</w:t>
      </w:r>
    </w:p>
    <w:p w14:paraId="4BFD2AD4"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&lt;div id="results" class="card mb-4 hidden"&gt;</w:t>
      </w:r>
    </w:p>
    <w:p w14:paraId="4A60E5E0"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&lt;h2 class="text-lg font-semibold mb-2"&gt;Results&lt;/h2&gt;</w:t>
      </w:r>
    </w:p>
    <w:p w14:paraId="025F9A92"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&lt;p id="score"&gt;&lt;/p&gt;</w:t>
      </w:r>
    </w:p>
    <w:p w14:paraId="28B97E80"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&lt;div id="</w:t>
      </w:r>
      <w:proofErr w:type="gramStart"/>
      <w:r w:rsidRPr="00A45F3D">
        <w:rPr>
          <w:rFonts w:ascii="Courier New" w:eastAsia="Times New Roman" w:hAnsi="Courier New" w:cs="Courier New"/>
          <w:kern w:val="0"/>
          <w:sz w:val="20"/>
          <w:szCs w:val="20"/>
          <w:lang w:eastAsia="en-CA"/>
          <w14:ligatures w14:val="none"/>
        </w:rPr>
        <w:t>incorrect-answers</w:t>
      </w:r>
      <w:proofErr w:type="gramEnd"/>
      <w:r w:rsidRPr="00A45F3D">
        <w:rPr>
          <w:rFonts w:ascii="Courier New" w:eastAsia="Times New Roman" w:hAnsi="Courier New" w:cs="Courier New"/>
          <w:kern w:val="0"/>
          <w:sz w:val="20"/>
          <w:szCs w:val="20"/>
          <w:lang w:eastAsia="en-CA"/>
          <w14:ligatures w14:val="none"/>
        </w:rPr>
        <w:t>"&gt;&lt;/div&gt;</w:t>
      </w:r>
    </w:p>
    <w:p w14:paraId="6F36B576"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&lt;p id="domains-to-review"&gt;&lt;/p&gt;</w:t>
      </w:r>
    </w:p>
    <w:p w14:paraId="20DC7338"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&lt;button id="new-quiz-</w:t>
      </w:r>
      <w:proofErr w:type="spellStart"/>
      <w:r w:rsidRPr="00A45F3D">
        <w:rPr>
          <w:rFonts w:ascii="Courier New" w:eastAsia="Times New Roman" w:hAnsi="Courier New" w:cs="Courier New"/>
          <w:kern w:val="0"/>
          <w:sz w:val="20"/>
          <w:szCs w:val="20"/>
          <w:lang w:eastAsia="en-CA"/>
          <w14:ligatures w14:val="none"/>
        </w:rPr>
        <w:t>btn</w:t>
      </w:r>
      <w:proofErr w:type="spellEnd"/>
      <w:r w:rsidRPr="00A45F3D">
        <w:rPr>
          <w:rFonts w:ascii="Courier New" w:eastAsia="Times New Roman" w:hAnsi="Courier New" w:cs="Courier New"/>
          <w:kern w:val="0"/>
          <w:sz w:val="20"/>
          <w:szCs w:val="20"/>
          <w:lang w:eastAsia="en-CA"/>
          <w14:ligatures w14:val="none"/>
        </w:rPr>
        <w:t>"&gt;New Quiz&lt;/button&gt;</w:t>
      </w:r>
    </w:p>
    <w:p w14:paraId="443CEEDB"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&lt;/div&gt;</w:t>
      </w:r>
    </w:p>
    <w:p w14:paraId="70A41448"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&lt;div id="history" class="card"&gt;</w:t>
      </w:r>
    </w:p>
    <w:p w14:paraId="61AB0E5B"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&lt;h2 class="text-lg font-semibold mb-2"&gt;Quiz History&lt;/h2&gt;</w:t>
      </w:r>
    </w:p>
    <w:p w14:paraId="7A52B12A"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&lt;ul id="history-list"&gt;&lt;/ul&gt;</w:t>
      </w:r>
    </w:p>
    <w:p w14:paraId="51639EFA"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&lt;/div&gt;</w:t>
      </w:r>
    </w:p>
    <w:p w14:paraId="75D6CD6F"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&lt;/div&gt;</w:t>
      </w:r>
    </w:p>
    <w:p w14:paraId="4C941BC0"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&lt;script&gt;</w:t>
      </w:r>
    </w:p>
    <w:p w14:paraId="68F97B79"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let questions = [</w:t>
      </w:r>
      <w:proofErr w:type="gramStart"/>
      <w:r w:rsidRPr="00A45F3D">
        <w:rPr>
          <w:rFonts w:ascii="Courier New" w:eastAsia="Times New Roman" w:hAnsi="Courier New" w:cs="Courier New"/>
          <w:kern w:val="0"/>
          <w:sz w:val="20"/>
          <w:szCs w:val="20"/>
          <w:lang w:eastAsia="en-CA"/>
          <w14:ligatures w14:val="none"/>
        </w:rPr>
        <w:t>];</w:t>
      </w:r>
      <w:proofErr w:type="gramEnd"/>
    </w:p>
    <w:p w14:paraId="4602D249"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fetch('</w:t>
      </w:r>
      <w:proofErr w:type="spellStart"/>
      <w:proofErr w:type="gramStart"/>
      <w:r w:rsidRPr="00A45F3D">
        <w:rPr>
          <w:rFonts w:ascii="Courier New" w:eastAsia="Times New Roman" w:hAnsi="Courier New" w:cs="Courier New"/>
          <w:kern w:val="0"/>
          <w:sz w:val="20"/>
          <w:szCs w:val="20"/>
          <w:lang w:eastAsia="en-CA"/>
          <w14:ligatures w14:val="none"/>
        </w:rPr>
        <w:t>questions.json</w:t>
      </w:r>
      <w:proofErr w:type="spellEnd"/>
      <w:proofErr w:type="gramEnd"/>
      <w:r w:rsidRPr="00A45F3D">
        <w:rPr>
          <w:rFonts w:ascii="Courier New" w:eastAsia="Times New Roman" w:hAnsi="Courier New" w:cs="Courier New"/>
          <w:kern w:val="0"/>
          <w:sz w:val="20"/>
          <w:szCs w:val="20"/>
          <w:lang w:eastAsia="en-CA"/>
          <w14:ligatures w14:val="none"/>
        </w:rPr>
        <w:t>'</w:t>
      </w:r>
      <w:proofErr w:type="gramStart"/>
      <w:r w:rsidRPr="00A45F3D">
        <w:rPr>
          <w:rFonts w:ascii="Courier New" w:eastAsia="Times New Roman" w:hAnsi="Courier New" w:cs="Courier New"/>
          <w:kern w:val="0"/>
          <w:sz w:val="20"/>
          <w:szCs w:val="20"/>
          <w:lang w:eastAsia="en-CA"/>
          <w14:ligatures w14:val="none"/>
        </w:rPr>
        <w:t>).then</w:t>
      </w:r>
      <w:proofErr w:type="gramEnd"/>
      <w:r w:rsidRPr="00A45F3D">
        <w:rPr>
          <w:rFonts w:ascii="Courier New" w:eastAsia="Times New Roman" w:hAnsi="Courier New" w:cs="Courier New"/>
          <w:kern w:val="0"/>
          <w:sz w:val="20"/>
          <w:szCs w:val="20"/>
          <w:lang w:eastAsia="en-CA"/>
          <w14:ligatures w14:val="none"/>
        </w:rPr>
        <w:t xml:space="preserve">(res =&gt; </w:t>
      </w:r>
      <w:proofErr w:type="spellStart"/>
      <w:proofErr w:type="gramStart"/>
      <w:r w:rsidRPr="00A45F3D">
        <w:rPr>
          <w:rFonts w:ascii="Courier New" w:eastAsia="Times New Roman" w:hAnsi="Courier New" w:cs="Courier New"/>
          <w:kern w:val="0"/>
          <w:sz w:val="20"/>
          <w:szCs w:val="20"/>
          <w:lang w:eastAsia="en-CA"/>
          <w14:ligatures w14:val="none"/>
        </w:rPr>
        <w:t>res.json</w:t>
      </w:r>
      <w:proofErr w:type="spellEnd"/>
      <w:proofErr w:type="gramEnd"/>
      <w:r w:rsidRPr="00A45F3D">
        <w:rPr>
          <w:rFonts w:ascii="Courier New" w:eastAsia="Times New Roman" w:hAnsi="Courier New" w:cs="Courier New"/>
          <w:kern w:val="0"/>
          <w:sz w:val="20"/>
          <w:szCs w:val="20"/>
          <w:lang w:eastAsia="en-CA"/>
          <w14:ligatures w14:val="none"/>
        </w:rPr>
        <w:t>()</w:t>
      </w:r>
      <w:proofErr w:type="gramStart"/>
      <w:r w:rsidRPr="00A45F3D">
        <w:rPr>
          <w:rFonts w:ascii="Courier New" w:eastAsia="Times New Roman" w:hAnsi="Courier New" w:cs="Courier New"/>
          <w:kern w:val="0"/>
          <w:sz w:val="20"/>
          <w:szCs w:val="20"/>
          <w:lang w:eastAsia="en-CA"/>
          <w14:ligatures w14:val="none"/>
        </w:rPr>
        <w:t>).then</w:t>
      </w:r>
      <w:proofErr w:type="gramEnd"/>
      <w:r w:rsidRPr="00A45F3D">
        <w:rPr>
          <w:rFonts w:ascii="Courier New" w:eastAsia="Times New Roman" w:hAnsi="Courier New" w:cs="Courier New"/>
          <w:kern w:val="0"/>
          <w:sz w:val="20"/>
          <w:szCs w:val="20"/>
          <w:lang w:eastAsia="en-CA"/>
          <w14:ligatures w14:val="none"/>
        </w:rPr>
        <w:t>(data =&gt; questions = data</w:t>
      </w:r>
      <w:proofErr w:type="gramStart"/>
      <w:r w:rsidRPr="00A45F3D">
        <w:rPr>
          <w:rFonts w:ascii="Courier New" w:eastAsia="Times New Roman" w:hAnsi="Courier New" w:cs="Courier New"/>
          <w:kern w:val="0"/>
          <w:sz w:val="20"/>
          <w:szCs w:val="20"/>
          <w:lang w:eastAsia="en-CA"/>
          <w14:ligatures w14:val="none"/>
        </w:rPr>
        <w:t>).catch</w:t>
      </w:r>
      <w:proofErr w:type="gramEnd"/>
      <w:r w:rsidRPr="00A45F3D">
        <w:rPr>
          <w:rFonts w:ascii="Courier New" w:eastAsia="Times New Roman" w:hAnsi="Courier New" w:cs="Courier New"/>
          <w:kern w:val="0"/>
          <w:sz w:val="20"/>
          <w:szCs w:val="20"/>
          <w:lang w:eastAsia="en-CA"/>
          <w14:ligatures w14:val="none"/>
        </w:rPr>
        <w:t xml:space="preserve">(err =&gt; </w:t>
      </w:r>
      <w:proofErr w:type="spellStart"/>
      <w:proofErr w:type="gramStart"/>
      <w:r w:rsidRPr="00A45F3D">
        <w:rPr>
          <w:rFonts w:ascii="Courier New" w:eastAsia="Times New Roman" w:hAnsi="Courier New" w:cs="Courier New"/>
          <w:kern w:val="0"/>
          <w:sz w:val="20"/>
          <w:szCs w:val="20"/>
          <w:lang w:eastAsia="en-CA"/>
          <w14:ligatures w14:val="none"/>
        </w:rPr>
        <w:t>console.error</w:t>
      </w:r>
      <w:proofErr w:type="spellEnd"/>
      <w:proofErr w:type="gramEnd"/>
      <w:r w:rsidRPr="00A45F3D">
        <w:rPr>
          <w:rFonts w:ascii="Courier New" w:eastAsia="Times New Roman" w:hAnsi="Courier New" w:cs="Courier New"/>
          <w:kern w:val="0"/>
          <w:sz w:val="20"/>
          <w:szCs w:val="20"/>
          <w:lang w:eastAsia="en-CA"/>
          <w14:ligatures w14:val="none"/>
        </w:rPr>
        <w:t>(err)</w:t>
      </w:r>
      <w:proofErr w:type="gramStart"/>
      <w:r w:rsidRPr="00A45F3D">
        <w:rPr>
          <w:rFonts w:ascii="Courier New" w:eastAsia="Times New Roman" w:hAnsi="Courier New" w:cs="Courier New"/>
          <w:kern w:val="0"/>
          <w:sz w:val="20"/>
          <w:szCs w:val="20"/>
          <w:lang w:eastAsia="en-CA"/>
          <w14:ligatures w14:val="none"/>
        </w:rPr>
        <w:t>);</w:t>
      </w:r>
      <w:proofErr w:type="gramEnd"/>
    </w:p>
    <w:p w14:paraId="754A01A0"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let </w:t>
      </w:r>
      <w:proofErr w:type="spellStart"/>
      <w:r w:rsidRPr="00A45F3D">
        <w:rPr>
          <w:rFonts w:ascii="Courier New" w:eastAsia="Times New Roman" w:hAnsi="Courier New" w:cs="Courier New"/>
          <w:kern w:val="0"/>
          <w:sz w:val="20"/>
          <w:szCs w:val="20"/>
          <w:lang w:eastAsia="en-CA"/>
          <w14:ligatures w14:val="none"/>
        </w:rPr>
        <w:t>currentQuestion</w:t>
      </w:r>
      <w:proofErr w:type="spellEnd"/>
      <w:r w:rsidRPr="00A45F3D">
        <w:rPr>
          <w:rFonts w:ascii="Courier New" w:eastAsia="Times New Roman" w:hAnsi="Courier New" w:cs="Courier New"/>
          <w:kern w:val="0"/>
          <w:sz w:val="20"/>
          <w:szCs w:val="20"/>
          <w:lang w:eastAsia="en-CA"/>
          <w14:ligatures w14:val="none"/>
        </w:rPr>
        <w:t xml:space="preserve"> = 0, score = 0, </w:t>
      </w:r>
      <w:proofErr w:type="spellStart"/>
      <w:r w:rsidRPr="00A45F3D">
        <w:rPr>
          <w:rFonts w:ascii="Courier New" w:eastAsia="Times New Roman" w:hAnsi="Courier New" w:cs="Courier New"/>
          <w:kern w:val="0"/>
          <w:sz w:val="20"/>
          <w:szCs w:val="20"/>
          <w:lang w:eastAsia="en-CA"/>
          <w14:ligatures w14:val="none"/>
        </w:rPr>
        <w:t>incorrectAnswers</w:t>
      </w:r>
      <w:proofErr w:type="spellEnd"/>
      <w:r w:rsidRPr="00A45F3D">
        <w:rPr>
          <w:rFonts w:ascii="Courier New" w:eastAsia="Times New Roman" w:hAnsi="Courier New" w:cs="Courier New"/>
          <w:kern w:val="0"/>
          <w:sz w:val="20"/>
          <w:szCs w:val="20"/>
          <w:lang w:eastAsia="en-CA"/>
          <w14:ligatures w14:val="none"/>
        </w:rPr>
        <w:t xml:space="preserve"> = [], </w:t>
      </w:r>
      <w:proofErr w:type="spellStart"/>
      <w:r w:rsidRPr="00A45F3D">
        <w:rPr>
          <w:rFonts w:ascii="Courier New" w:eastAsia="Times New Roman" w:hAnsi="Courier New" w:cs="Courier New"/>
          <w:kern w:val="0"/>
          <w:sz w:val="20"/>
          <w:szCs w:val="20"/>
          <w:lang w:eastAsia="en-CA"/>
          <w14:ligatures w14:val="none"/>
        </w:rPr>
        <w:t>userAnswers</w:t>
      </w:r>
      <w:proofErr w:type="spellEnd"/>
      <w:r w:rsidRPr="00A45F3D">
        <w:rPr>
          <w:rFonts w:ascii="Courier New" w:eastAsia="Times New Roman" w:hAnsi="Courier New" w:cs="Courier New"/>
          <w:kern w:val="0"/>
          <w:sz w:val="20"/>
          <w:szCs w:val="20"/>
          <w:lang w:eastAsia="en-CA"/>
          <w14:ligatures w14:val="none"/>
        </w:rPr>
        <w:t xml:space="preserve"> = [], </w:t>
      </w:r>
      <w:proofErr w:type="spellStart"/>
      <w:r w:rsidRPr="00A45F3D">
        <w:rPr>
          <w:rFonts w:ascii="Courier New" w:eastAsia="Times New Roman" w:hAnsi="Courier New" w:cs="Courier New"/>
          <w:kern w:val="0"/>
          <w:sz w:val="20"/>
          <w:szCs w:val="20"/>
          <w:lang w:eastAsia="en-CA"/>
          <w14:ligatures w14:val="none"/>
        </w:rPr>
        <w:t>timerInterval</w:t>
      </w:r>
      <w:proofErr w:type="spellEnd"/>
      <w:r w:rsidRPr="00A45F3D">
        <w:rPr>
          <w:rFonts w:ascii="Courier New" w:eastAsia="Times New Roman" w:hAnsi="Courier New" w:cs="Courier New"/>
          <w:kern w:val="0"/>
          <w:sz w:val="20"/>
          <w:szCs w:val="20"/>
          <w:lang w:eastAsia="en-CA"/>
          <w14:ligatures w14:val="none"/>
        </w:rPr>
        <w:t xml:space="preserve">, </w:t>
      </w:r>
      <w:proofErr w:type="spellStart"/>
      <w:r w:rsidRPr="00A45F3D">
        <w:rPr>
          <w:rFonts w:ascii="Courier New" w:eastAsia="Times New Roman" w:hAnsi="Courier New" w:cs="Courier New"/>
          <w:kern w:val="0"/>
          <w:sz w:val="20"/>
          <w:szCs w:val="20"/>
          <w:lang w:eastAsia="en-CA"/>
          <w14:ligatures w14:val="none"/>
        </w:rPr>
        <w:t>remainingTime</w:t>
      </w:r>
      <w:proofErr w:type="spellEnd"/>
      <w:r w:rsidRPr="00A45F3D">
        <w:rPr>
          <w:rFonts w:ascii="Courier New" w:eastAsia="Times New Roman" w:hAnsi="Courier New" w:cs="Courier New"/>
          <w:kern w:val="0"/>
          <w:sz w:val="20"/>
          <w:szCs w:val="20"/>
          <w:lang w:eastAsia="en-CA"/>
          <w14:ligatures w14:val="none"/>
        </w:rPr>
        <w:t xml:space="preserve"> = 10800, mode = '</w:t>
      </w:r>
      <w:proofErr w:type="gramStart"/>
      <w:r w:rsidRPr="00A45F3D">
        <w:rPr>
          <w:rFonts w:ascii="Courier New" w:eastAsia="Times New Roman" w:hAnsi="Courier New" w:cs="Courier New"/>
          <w:kern w:val="0"/>
          <w:sz w:val="20"/>
          <w:szCs w:val="20"/>
          <w:lang w:eastAsia="en-CA"/>
          <w14:ligatures w14:val="none"/>
        </w:rPr>
        <w:t>';</w:t>
      </w:r>
      <w:proofErr w:type="gramEnd"/>
    </w:p>
    <w:p w14:paraId="332D3F6D"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let </w:t>
      </w:r>
      <w:proofErr w:type="spellStart"/>
      <w:r w:rsidRPr="00A45F3D">
        <w:rPr>
          <w:rFonts w:ascii="Courier New" w:eastAsia="Times New Roman" w:hAnsi="Courier New" w:cs="Courier New"/>
          <w:kern w:val="0"/>
          <w:sz w:val="20"/>
          <w:szCs w:val="20"/>
          <w:lang w:eastAsia="en-CA"/>
          <w14:ligatures w14:val="none"/>
        </w:rPr>
        <w:t>quizHistory</w:t>
      </w:r>
      <w:proofErr w:type="spellEnd"/>
      <w:r w:rsidRPr="00A45F3D">
        <w:rPr>
          <w:rFonts w:ascii="Courier New" w:eastAsia="Times New Roman" w:hAnsi="Courier New" w:cs="Courier New"/>
          <w:kern w:val="0"/>
          <w:sz w:val="20"/>
          <w:szCs w:val="20"/>
          <w:lang w:eastAsia="en-CA"/>
          <w14:ligatures w14:val="none"/>
        </w:rPr>
        <w:t xml:space="preserve"> = </w:t>
      </w:r>
      <w:proofErr w:type="spellStart"/>
      <w:r w:rsidRPr="00A45F3D">
        <w:rPr>
          <w:rFonts w:ascii="Courier New" w:eastAsia="Times New Roman" w:hAnsi="Courier New" w:cs="Courier New"/>
          <w:kern w:val="0"/>
          <w:sz w:val="20"/>
          <w:szCs w:val="20"/>
          <w:lang w:eastAsia="en-CA"/>
          <w14:ligatures w14:val="none"/>
        </w:rPr>
        <w:t>JSON.parse</w:t>
      </w:r>
      <w:proofErr w:type="spellEnd"/>
      <w:r w:rsidRPr="00A45F3D">
        <w:rPr>
          <w:rFonts w:ascii="Courier New" w:eastAsia="Times New Roman" w:hAnsi="Courier New" w:cs="Courier New"/>
          <w:kern w:val="0"/>
          <w:sz w:val="20"/>
          <w:szCs w:val="20"/>
          <w:lang w:eastAsia="en-CA"/>
          <w14:ligatures w14:val="none"/>
        </w:rPr>
        <w:t>(</w:t>
      </w:r>
      <w:proofErr w:type="spellStart"/>
      <w:r w:rsidRPr="00A45F3D">
        <w:rPr>
          <w:rFonts w:ascii="Courier New" w:eastAsia="Times New Roman" w:hAnsi="Courier New" w:cs="Courier New"/>
          <w:kern w:val="0"/>
          <w:sz w:val="20"/>
          <w:szCs w:val="20"/>
          <w:lang w:eastAsia="en-CA"/>
          <w14:ligatures w14:val="none"/>
        </w:rPr>
        <w:t>localStorage.getItem</w:t>
      </w:r>
      <w:proofErr w:type="spellEnd"/>
      <w:r w:rsidRPr="00A45F3D">
        <w:rPr>
          <w:rFonts w:ascii="Courier New" w:eastAsia="Times New Roman" w:hAnsi="Courier New" w:cs="Courier New"/>
          <w:kern w:val="0"/>
          <w:sz w:val="20"/>
          <w:szCs w:val="20"/>
          <w:lang w:eastAsia="en-CA"/>
          <w14:ligatures w14:val="none"/>
        </w:rPr>
        <w:t>('</w:t>
      </w:r>
      <w:proofErr w:type="spellStart"/>
      <w:r w:rsidRPr="00A45F3D">
        <w:rPr>
          <w:rFonts w:ascii="Courier New" w:eastAsia="Times New Roman" w:hAnsi="Courier New" w:cs="Courier New"/>
          <w:kern w:val="0"/>
          <w:sz w:val="20"/>
          <w:szCs w:val="20"/>
          <w:lang w:eastAsia="en-CA"/>
          <w14:ligatures w14:val="none"/>
        </w:rPr>
        <w:t>quizHistory</w:t>
      </w:r>
      <w:proofErr w:type="spellEnd"/>
      <w:r w:rsidRPr="00A45F3D">
        <w:rPr>
          <w:rFonts w:ascii="Courier New" w:eastAsia="Times New Roman" w:hAnsi="Courier New" w:cs="Courier New"/>
          <w:kern w:val="0"/>
          <w:sz w:val="20"/>
          <w:szCs w:val="20"/>
          <w:lang w:eastAsia="en-CA"/>
          <w14:ligatures w14:val="none"/>
        </w:rPr>
        <w:t xml:space="preserve">')) || </w:t>
      </w:r>
      <w:proofErr w:type="gramStart"/>
      <w:r w:rsidRPr="00A45F3D">
        <w:rPr>
          <w:rFonts w:ascii="Courier New" w:eastAsia="Times New Roman" w:hAnsi="Courier New" w:cs="Courier New"/>
          <w:kern w:val="0"/>
          <w:sz w:val="20"/>
          <w:szCs w:val="20"/>
          <w:lang w:eastAsia="en-CA"/>
          <w14:ligatures w14:val="none"/>
        </w:rPr>
        <w:t>[{ date</w:t>
      </w:r>
      <w:proofErr w:type="gramEnd"/>
      <w:r w:rsidRPr="00A45F3D">
        <w:rPr>
          <w:rFonts w:ascii="Courier New" w:eastAsia="Times New Roman" w:hAnsi="Courier New" w:cs="Courier New"/>
          <w:kern w:val="0"/>
          <w:sz w:val="20"/>
          <w:szCs w:val="20"/>
          <w:lang w:eastAsia="en-CA"/>
          <w14:ligatures w14:val="none"/>
        </w:rPr>
        <w:t>: "31/07/2025, 11:44:55", score: "5/5", percentage: "100.00", mode: "timed</w:t>
      </w:r>
      <w:proofErr w:type="gramStart"/>
      <w:r w:rsidRPr="00A45F3D">
        <w:rPr>
          <w:rFonts w:ascii="Courier New" w:eastAsia="Times New Roman" w:hAnsi="Courier New" w:cs="Courier New"/>
          <w:kern w:val="0"/>
          <w:sz w:val="20"/>
          <w:szCs w:val="20"/>
          <w:lang w:eastAsia="en-CA"/>
          <w14:ligatures w14:val="none"/>
        </w:rPr>
        <w:t>" }];</w:t>
      </w:r>
      <w:proofErr w:type="gramEnd"/>
    </w:p>
    <w:p w14:paraId="69E70C71"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roofErr w:type="spellStart"/>
      <w:proofErr w:type="gramStart"/>
      <w:r w:rsidRPr="00A45F3D">
        <w:rPr>
          <w:rFonts w:ascii="Courier New" w:eastAsia="Times New Roman" w:hAnsi="Courier New" w:cs="Courier New"/>
          <w:kern w:val="0"/>
          <w:sz w:val="20"/>
          <w:szCs w:val="20"/>
          <w:lang w:eastAsia="en-CA"/>
          <w14:ligatures w14:val="none"/>
        </w:rPr>
        <w:t>document.getElementById</w:t>
      </w:r>
      <w:proofErr w:type="spellEnd"/>
      <w:proofErr w:type="gramEnd"/>
      <w:r w:rsidRPr="00A45F3D">
        <w:rPr>
          <w:rFonts w:ascii="Courier New" w:eastAsia="Times New Roman" w:hAnsi="Courier New" w:cs="Courier New"/>
          <w:kern w:val="0"/>
          <w:sz w:val="20"/>
          <w:szCs w:val="20"/>
          <w:lang w:eastAsia="en-CA"/>
          <w14:ligatures w14:val="none"/>
        </w:rPr>
        <w:t>('study-mode-</w:t>
      </w:r>
      <w:proofErr w:type="spellStart"/>
      <w:r w:rsidRPr="00A45F3D">
        <w:rPr>
          <w:rFonts w:ascii="Courier New" w:eastAsia="Times New Roman" w:hAnsi="Courier New" w:cs="Courier New"/>
          <w:kern w:val="0"/>
          <w:sz w:val="20"/>
          <w:szCs w:val="20"/>
          <w:lang w:eastAsia="en-CA"/>
          <w14:ligatures w14:val="none"/>
        </w:rPr>
        <w:t>btn</w:t>
      </w:r>
      <w:proofErr w:type="spellEnd"/>
      <w:r w:rsidRPr="00A45F3D">
        <w:rPr>
          <w:rFonts w:ascii="Courier New" w:eastAsia="Times New Roman" w:hAnsi="Courier New" w:cs="Courier New"/>
          <w:kern w:val="0"/>
          <w:sz w:val="20"/>
          <w:szCs w:val="20"/>
          <w:lang w:eastAsia="en-CA"/>
          <w14:ligatures w14:val="none"/>
        </w:rPr>
        <w:t>'</w:t>
      </w:r>
      <w:proofErr w:type="gramStart"/>
      <w:r w:rsidRPr="00A45F3D">
        <w:rPr>
          <w:rFonts w:ascii="Courier New" w:eastAsia="Times New Roman" w:hAnsi="Courier New" w:cs="Courier New"/>
          <w:kern w:val="0"/>
          <w:sz w:val="20"/>
          <w:szCs w:val="20"/>
          <w:lang w:eastAsia="en-CA"/>
          <w14:ligatures w14:val="none"/>
        </w:rPr>
        <w:t>).onclick</w:t>
      </w:r>
      <w:proofErr w:type="gramEnd"/>
      <w:r w:rsidRPr="00A45F3D">
        <w:rPr>
          <w:rFonts w:ascii="Courier New" w:eastAsia="Times New Roman" w:hAnsi="Courier New" w:cs="Courier New"/>
          <w:kern w:val="0"/>
          <w:sz w:val="20"/>
          <w:szCs w:val="20"/>
          <w:lang w:eastAsia="en-CA"/>
          <w14:ligatures w14:val="none"/>
        </w:rPr>
        <w:t xml:space="preserve"> = () =&gt; </w:t>
      </w:r>
      <w:proofErr w:type="gramStart"/>
      <w:r w:rsidRPr="00A45F3D">
        <w:rPr>
          <w:rFonts w:ascii="Courier New" w:eastAsia="Times New Roman" w:hAnsi="Courier New" w:cs="Courier New"/>
          <w:kern w:val="0"/>
          <w:sz w:val="20"/>
          <w:szCs w:val="20"/>
          <w:lang w:eastAsia="en-CA"/>
          <w14:ligatures w14:val="none"/>
        </w:rPr>
        <w:t>{ mode</w:t>
      </w:r>
      <w:proofErr w:type="gramEnd"/>
      <w:r w:rsidRPr="00A45F3D">
        <w:rPr>
          <w:rFonts w:ascii="Courier New" w:eastAsia="Times New Roman" w:hAnsi="Courier New" w:cs="Courier New"/>
          <w:kern w:val="0"/>
          <w:sz w:val="20"/>
          <w:szCs w:val="20"/>
          <w:lang w:eastAsia="en-CA"/>
          <w14:ligatures w14:val="none"/>
        </w:rPr>
        <w:t xml:space="preserve"> = 'study'; </w:t>
      </w:r>
      <w:proofErr w:type="gramStart"/>
      <w:r w:rsidRPr="00A45F3D">
        <w:rPr>
          <w:rFonts w:ascii="Courier New" w:eastAsia="Times New Roman" w:hAnsi="Courier New" w:cs="Courier New"/>
          <w:kern w:val="0"/>
          <w:sz w:val="20"/>
          <w:szCs w:val="20"/>
          <w:lang w:eastAsia="en-CA"/>
          <w14:ligatures w14:val="none"/>
        </w:rPr>
        <w:t>document.getElementById</w:t>
      </w:r>
      <w:proofErr w:type="gramEnd"/>
      <w:r w:rsidRPr="00A45F3D">
        <w:rPr>
          <w:rFonts w:ascii="Courier New" w:eastAsia="Times New Roman" w:hAnsi="Courier New" w:cs="Courier New"/>
          <w:kern w:val="0"/>
          <w:sz w:val="20"/>
          <w:szCs w:val="20"/>
          <w:lang w:eastAsia="en-CA"/>
          <w14:ligatures w14:val="none"/>
        </w:rPr>
        <w:t>('mode-selection'</w:t>
      </w:r>
      <w:proofErr w:type="gramStart"/>
      <w:r w:rsidRPr="00A45F3D">
        <w:rPr>
          <w:rFonts w:ascii="Courier New" w:eastAsia="Times New Roman" w:hAnsi="Courier New" w:cs="Courier New"/>
          <w:kern w:val="0"/>
          <w:sz w:val="20"/>
          <w:szCs w:val="20"/>
          <w:lang w:eastAsia="en-CA"/>
          <w14:ligatures w14:val="none"/>
        </w:rPr>
        <w:t>).classList.add</w:t>
      </w:r>
      <w:proofErr w:type="gramEnd"/>
      <w:r w:rsidRPr="00A45F3D">
        <w:rPr>
          <w:rFonts w:ascii="Courier New" w:eastAsia="Times New Roman" w:hAnsi="Courier New" w:cs="Courier New"/>
          <w:kern w:val="0"/>
          <w:sz w:val="20"/>
          <w:szCs w:val="20"/>
          <w:lang w:eastAsia="en-CA"/>
          <w14:ligatures w14:val="none"/>
        </w:rPr>
        <w:t xml:space="preserve">('hidden'); </w:t>
      </w:r>
      <w:proofErr w:type="gramStart"/>
      <w:r w:rsidRPr="00A45F3D">
        <w:rPr>
          <w:rFonts w:ascii="Courier New" w:eastAsia="Times New Roman" w:hAnsi="Courier New" w:cs="Courier New"/>
          <w:kern w:val="0"/>
          <w:sz w:val="20"/>
          <w:szCs w:val="20"/>
          <w:lang w:eastAsia="en-CA"/>
          <w14:ligatures w14:val="none"/>
        </w:rPr>
        <w:t>document.getElementById</w:t>
      </w:r>
      <w:proofErr w:type="gramEnd"/>
      <w:r w:rsidRPr="00A45F3D">
        <w:rPr>
          <w:rFonts w:ascii="Courier New" w:eastAsia="Times New Roman" w:hAnsi="Courier New" w:cs="Courier New"/>
          <w:kern w:val="0"/>
          <w:sz w:val="20"/>
          <w:szCs w:val="20"/>
          <w:lang w:eastAsia="en-CA"/>
          <w14:ligatures w14:val="none"/>
        </w:rPr>
        <w:t>('quiz-container'</w:t>
      </w:r>
      <w:proofErr w:type="gramStart"/>
      <w:r w:rsidRPr="00A45F3D">
        <w:rPr>
          <w:rFonts w:ascii="Courier New" w:eastAsia="Times New Roman" w:hAnsi="Courier New" w:cs="Courier New"/>
          <w:kern w:val="0"/>
          <w:sz w:val="20"/>
          <w:szCs w:val="20"/>
          <w:lang w:eastAsia="en-CA"/>
          <w14:ligatures w14:val="none"/>
        </w:rPr>
        <w:t>).classList.remove</w:t>
      </w:r>
      <w:proofErr w:type="gramEnd"/>
      <w:r w:rsidRPr="00A45F3D">
        <w:rPr>
          <w:rFonts w:ascii="Courier New" w:eastAsia="Times New Roman" w:hAnsi="Courier New" w:cs="Courier New"/>
          <w:kern w:val="0"/>
          <w:sz w:val="20"/>
          <w:szCs w:val="20"/>
          <w:lang w:eastAsia="en-CA"/>
          <w14:ligatures w14:val="none"/>
        </w:rPr>
        <w:t>('hidden')</w:t>
      </w:r>
      <w:proofErr w:type="gramStart"/>
      <w:r w:rsidRPr="00A45F3D">
        <w:rPr>
          <w:rFonts w:ascii="Courier New" w:eastAsia="Times New Roman" w:hAnsi="Courier New" w:cs="Courier New"/>
          <w:kern w:val="0"/>
          <w:sz w:val="20"/>
          <w:szCs w:val="20"/>
          <w:lang w:eastAsia="en-CA"/>
          <w14:ligatures w14:val="none"/>
        </w:rPr>
        <w:t>; }</w:t>
      </w:r>
      <w:proofErr w:type="gramEnd"/>
      <w:r w:rsidRPr="00A45F3D">
        <w:rPr>
          <w:rFonts w:ascii="Courier New" w:eastAsia="Times New Roman" w:hAnsi="Courier New" w:cs="Courier New"/>
          <w:kern w:val="0"/>
          <w:sz w:val="20"/>
          <w:szCs w:val="20"/>
          <w:lang w:eastAsia="en-CA"/>
          <w14:ligatures w14:val="none"/>
        </w:rPr>
        <w:t>;</w:t>
      </w:r>
    </w:p>
    <w:p w14:paraId="5FD52EB4"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roofErr w:type="spellStart"/>
      <w:proofErr w:type="gramStart"/>
      <w:r w:rsidRPr="00A45F3D">
        <w:rPr>
          <w:rFonts w:ascii="Courier New" w:eastAsia="Times New Roman" w:hAnsi="Courier New" w:cs="Courier New"/>
          <w:kern w:val="0"/>
          <w:sz w:val="20"/>
          <w:szCs w:val="20"/>
          <w:lang w:eastAsia="en-CA"/>
          <w14:ligatures w14:val="none"/>
        </w:rPr>
        <w:t>document.getElementById</w:t>
      </w:r>
      <w:proofErr w:type="spellEnd"/>
      <w:proofErr w:type="gramEnd"/>
      <w:r w:rsidRPr="00A45F3D">
        <w:rPr>
          <w:rFonts w:ascii="Courier New" w:eastAsia="Times New Roman" w:hAnsi="Courier New" w:cs="Courier New"/>
          <w:kern w:val="0"/>
          <w:sz w:val="20"/>
          <w:szCs w:val="20"/>
          <w:lang w:eastAsia="en-CA"/>
          <w14:ligatures w14:val="none"/>
        </w:rPr>
        <w:t>('timed-exam-mode-</w:t>
      </w:r>
      <w:proofErr w:type="spellStart"/>
      <w:r w:rsidRPr="00A45F3D">
        <w:rPr>
          <w:rFonts w:ascii="Courier New" w:eastAsia="Times New Roman" w:hAnsi="Courier New" w:cs="Courier New"/>
          <w:kern w:val="0"/>
          <w:sz w:val="20"/>
          <w:szCs w:val="20"/>
          <w:lang w:eastAsia="en-CA"/>
          <w14:ligatures w14:val="none"/>
        </w:rPr>
        <w:t>btn</w:t>
      </w:r>
      <w:proofErr w:type="spellEnd"/>
      <w:r w:rsidRPr="00A45F3D">
        <w:rPr>
          <w:rFonts w:ascii="Courier New" w:eastAsia="Times New Roman" w:hAnsi="Courier New" w:cs="Courier New"/>
          <w:kern w:val="0"/>
          <w:sz w:val="20"/>
          <w:szCs w:val="20"/>
          <w:lang w:eastAsia="en-CA"/>
          <w14:ligatures w14:val="none"/>
        </w:rPr>
        <w:t>'</w:t>
      </w:r>
      <w:proofErr w:type="gramStart"/>
      <w:r w:rsidRPr="00A45F3D">
        <w:rPr>
          <w:rFonts w:ascii="Courier New" w:eastAsia="Times New Roman" w:hAnsi="Courier New" w:cs="Courier New"/>
          <w:kern w:val="0"/>
          <w:sz w:val="20"/>
          <w:szCs w:val="20"/>
          <w:lang w:eastAsia="en-CA"/>
          <w14:ligatures w14:val="none"/>
        </w:rPr>
        <w:t>).onclick</w:t>
      </w:r>
      <w:proofErr w:type="gramEnd"/>
      <w:r w:rsidRPr="00A45F3D">
        <w:rPr>
          <w:rFonts w:ascii="Courier New" w:eastAsia="Times New Roman" w:hAnsi="Courier New" w:cs="Courier New"/>
          <w:kern w:val="0"/>
          <w:sz w:val="20"/>
          <w:szCs w:val="20"/>
          <w:lang w:eastAsia="en-CA"/>
          <w14:ligatures w14:val="none"/>
        </w:rPr>
        <w:t xml:space="preserve"> = () =&gt; </w:t>
      </w:r>
      <w:proofErr w:type="gramStart"/>
      <w:r w:rsidRPr="00A45F3D">
        <w:rPr>
          <w:rFonts w:ascii="Courier New" w:eastAsia="Times New Roman" w:hAnsi="Courier New" w:cs="Courier New"/>
          <w:kern w:val="0"/>
          <w:sz w:val="20"/>
          <w:szCs w:val="20"/>
          <w:lang w:eastAsia="en-CA"/>
          <w14:ligatures w14:val="none"/>
        </w:rPr>
        <w:t>{ mode</w:t>
      </w:r>
      <w:proofErr w:type="gramEnd"/>
      <w:r w:rsidRPr="00A45F3D">
        <w:rPr>
          <w:rFonts w:ascii="Courier New" w:eastAsia="Times New Roman" w:hAnsi="Courier New" w:cs="Courier New"/>
          <w:kern w:val="0"/>
          <w:sz w:val="20"/>
          <w:szCs w:val="20"/>
          <w:lang w:eastAsia="en-CA"/>
          <w14:ligatures w14:val="none"/>
        </w:rPr>
        <w:t xml:space="preserve"> = 'timed'; </w:t>
      </w:r>
      <w:proofErr w:type="gramStart"/>
      <w:r w:rsidRPr="00A45F3D">
        <w:rPr>
          <w:rFonts w:ascii="Courier New" w:eastAsia="Times New Roman" w:hAnsi="Courier New" w:cs="Courier New"/>
          <w:kern w:val="0"/>
          <w:sz w:val="20"/>
          <w:szCs w:val="20"/>
          <w:lang w:eastAsia="en-CA"/>
          <w14:ligatures w14:val="none"/>
        </w:rPr>
        <w:t>document.getElementById</w:t>
      </w:r>
      <w:proofErr w:type="gramEnd"/>
      <w:r w:rsidRPr="00A45F3D">
        <w:rPr>
          <w:rFonts w:ascii="Courier New" w:eastAsia="Times New Roman" w:hAnsi="Courier New" w:cs="Courier New"/>
          <w:kern w:val="0"/>
          <w:sz w:val="20"/>
          <w:szCs w:val="20"/>
          <w:lang w:eastAsia="en-CA"/>
          <w14:ligatures w14:val="none"/>
        </w:rPr>
        <w:t>('mode-selection'</w:t>
      </w:r>
      <w:proofErr w:type="gramStart"/>
      <w:r w:rsidRPr="00A45F3D">
        <w:rPr>
          <w:rFonts w:ascii="Courier New" w:eastAsia="Times New Roman" w:hAnsi="Courier New" w:cs="Courier New"/>
          <w:kern w:val="0"/>
          <w:sz w:val="20"/>
          <w:szCs w:val="20"/>
          <w:lang w:eastAsia="en-CA"/>
          <w14:ligatures w14:val="none"/>
        </w:rPr>
        <w:t>).classList.add</w:t>
      </w:r>
      <w:proofErr w:type="gramEnd"/>
      <w:r w:rsidRPr="00A45F3D">
        <w:rPr>
          <w:rFonts w:ascii="Courier New" w:eastAsia="Times New Roman" w:hAnsi="Courier New" w:cs="Courier New"/>
          <w:kern w:val="0"/>
          <w:sz w:val="20"/>
          <w:szCs w:val="20"/>
          <w:lang w:eastAsia="en-CA"/>
          <w14:ligatures w14:val="none"/>
        </w:rPr>
        <w:t xml:space="preserve">('hidden'); </w:t>
      </w:r>
      <w:proofErr w:type="gramStart"/>
      <w:r w:rsidRPr="00A45F3D">
        <w:rPr>
          <w:rFonts w:ascii="Courier New" w:eastAsia="Times New Roman" w:hAnsi="Courier New" w:cs="Courier New"/>
          <w:kern w:val="0"/>
          <w:sz w:val="20"/>
          <w:szCs w:val="20"/>
          <w:lang w:eastAsia="en-CA"/>
          <w14:ligatures w14:val="none"/>
        </w:rPr>
        <w:t>document.getElementById</w:t>
      </w:r>
      <w:proofErr w:type="gramEnd"/>
      <w:r w:rsidRPr="00A45F3D">
        <w:rPr>
          <w:rFonts w:ascii="Courier New" w:eastAsia="Times New Roman" w:hAnsi="Courier New" w:cs="Courier New"/>
          <w:kern w:val="0"/>
          <w:sz w:val="20"/>
          <w:szCs w:val="20"/>
          <w:lang w:eastAsia="en-CA"/>
          <w14:ligatures w14:val="none"/>
        </w:rPr>
        <w:t>('quiz-container'</w:t>
      </w:r>
      <w:proofErr w:type="gramStart"/>
      <w:r w:rsidRPr="00A45F3D">
        <w:rPr>
          <w:rFonts w:ascii="Courier New" w:eastAsia="Times New Roman" w:hAnsi="Courier New" w:cs="Courier New"/>
          <w:kern w:val="0"/>
          <w:sz w:val="20"/>
          <w:szCs w:val="20"/>
          <w:lang w:eastAsia="en-CA"/>
          <w14:ligatures w14:val="none"/>
        </w:rPr>
        <w:t>).classList.remove</w:t>
      </w:r>
      <w:proofErr w:type="gramEnd"/>
      <w:r w:rsidRPr="00A45F3D">
        <w:rPr>
          <w:rFonts w:ascii="Courier New" w:eastAsia="Times New Roman" w:hAnsi="Courier New" w:cs="Courier New"/>
          <w:kern w:val="0"/>
          <w:sz w:val="20"/>
          <w:szCs w:val="20"/>
          <w:lang w:eastAsia="en-CA"/>
          <w14:ligatures w14:val="none"/>
        </w:rPr>
        <w:t xml:space="preserve">('hidden'); </w:t>
      </w:r>
      <w:proofErr w:type="spellStart"/>
      <w:proofErr w:type="gramStart"/>
      <w:r w:rsidRPr="00A45F3D">
        <w:rPr>
          <w:rFonts w:ascii="Courier New" w:eastAsia="Times New Roman" w:hAnsi="Courier New" w:cs="Courier New"/>
          <w:kern w:val="0"/>
          <w:sz w:val="20"/>
          <w:szCs w:val="20"/>
          <w:lang w:eastAsia="en-CA"/>
          <w14:ligatures w14:val="none"/>
        </w:rPr>
        <w:t>document.getElementById</w:t>
      </w:r>
      <w:proofErr w:type="spellEnd"/>
      <w:proofErr w:type="gramEnd"/>
      <w:r w:rsidRPr="00A45F3D">
        <w:rPr>
          <w:rFonts w:ascii="Courier New" w:eastAsia="Times New Roman" w:hAnsi="Courier New" w:cs="Courier New"/>
          <w:kern w:val="0"/>
          <w:sz w:val="20"/>
          <w:szCs w:val="20"/>
          <w:lang w:eastAsia="en-CA"/>
          <w14:ligatures w14:val="none"/>
        </w:rPr>
        <w:t>('timer'</w:t>
      </w:r>
      <w:proofErr w:type="gramStart"/>
      <w:r w:rsidRPr="00A45F3D">
        <w:rPr>
          <w:rFonts w:ascii="Courier New" w:eastAsia="Times New Roman" w:hAnsi="Courier New" w:cs="Courier New"/>
          <w:kern w:val="0"/>
          <w:sz w:val="20"/>
          <w:szCs w:val="20"/>
          <w:lang w:eastAsia="en-CA"/>
          <w14:ligatures w14:val="none"/>
        </w:rPr>
        <w:t>).</w:t>
      </w:r>
      <w:proofErr w:type="spellStart"/>
      <w:r w:rsidRPr="00A45F3D">
        <w:rPr>
          <w:rFonts w:ascii="Courier New" w:eastAsia="Times New Roman" w:hAnsi="Courier New" w:cs="Courier New"/>
          <w:kern w:val="0"/>
          <w:sz w:val="20"/>
          <w:szCs w:val="20"/>
          <w:lang w:eastAsia="en-CA"/>
          <w14:ligatures w14:val="none"/>
        </w:rPr>
        <w:t>classList.remove</w:t>
      </w:r>
      <w:proofErr w:type="spellEnd"/>
      <w:proofErr w:type="gramEnd"/>
      <w:r w:rsidRPr="00A45F3D">
        <w:rPr>
          <w:rFonts w:ascii="Courier New" w:eastAsia="Times New Roman" w:hAnsi="Courier New" w:cs="Courier New"/>
          <w:kern w:val="0"/>
          <w:sz w:val="20"/>
          <w:szCs w:val="20"/>
          <w:lang w:eastAsia="en-CA"/>
          <w14:ligatures w14:val="none"/>
        </w:rPr>
        <w:t xml:space="preserve">('hidden'); </w:t>
      </w:r>
      <w:proofErr w:type="spellStart"/>
      <w:proofErr w:type="gramStart"/>
      <w:r w:rsidRPr="00A45F3D">
        <w:rPr>
          <w:rFonts w:ascii="Courier New" w:eastAsia="Times New Roman" w:hAnsi="Courier New" w:cs="Courier New"/>
          <w:kern w:val="0"/>
          <w:sz w:val="20"/>
          <w:szCs w:val="20"/>
          <w:lang w:eastAsia="en-CA"/>
          <w14:ligatures w14:val="none"/>
        </w:rPr>
        <w:t>startTimer</w:t>
      </w:r>
      <w:proofErr w:type="spellEnd"/>
      <w:r w:rsidRPr="00A45F3D">
        <w:rPr>
          <w:rFonts w:ascii="Courier New" w:eastAsia="Times New Roman" w:hAnsi="Courier New" w:cs="Courier New"/>
          <w:kern w:val="0"/>
          <w:sz w:val="20"/>
          <w:szCs w:val="20"/>
          <w:lang w:eastAsia="en-CA"/>
          <w14:ligatures w14:val="none"/>
        </w:rPr>
        <w:t>(</w:t>
      </w:r>
      <w:proofErr w:type="gramEnd"/>
      <w:r w:rsidRPr="00A45F3D">
        <w:rPr>
          <w:rFonts w:ascii="Courier New" w:eastAsia="Times New Roman" w:hAnsi="Courier New" w:cs="Courier New"/>
          <w:kern w:val="0"/>
          <w:sz w:val="20"/>
          <w:szCs w:val="20"/>
          <w:lang w:eastAsia="en-CA"/>
          <w14:ligatures w14:val="none"/>
        </w:rPr>
        <w:t>)</w:t>
      </w:r>
      <w:proofErr w:type="gramStart"/>
      <w:r w:rsidRPr="00A45F3D">
        <w:rPr>
          <w:rFonts w:ascii="Courier New" w:eastAsia="Times New Roman" w:hAnsi="Courier New" w:cs="Courier New"/>
          <w:kern w:val="0"/>
          <w:sz w:val="20"/>
          <w:szCs w:val="20"/>
          <w:lang w:eastAsia="en-CA"/>
          <w14:ligatures w14:val="none"/>
        </w:rPr>
        <w:t>; }</w:t>
      </w:r>
      <w:proofErr w:type="gramEnd"/>
      <w:r w:rsidRPr="00A45F3D">
        <w:rPr>
          <w:rFonts w:ascii="Courier New" w:eastAsia="Times New Roman" w:hAnsi="Courier New" w:cs="Courier New"/>
          <w:kern w:val="0"/>
          <w:sz w:val="20"/>
          <w:szCs w:val="20"/>
          <w:lang w:eastAsia="en-CA"/>
          <w14:ligatures w14:val="none"/>
        </w:rPr>
        <w:t>;</w:t>
      </w:r>
    </w:p>
    <w:p w14:paraId="106D9F90"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function </w:t>
      </w:r>
      <w:proofErr w:type="spellStart"/>
      <w:proofErr w:type="gramStart"/>
      <w:r w:rsidRPr="00A45F3D">
        <w:rPr>
          <w:rFonts w:ascii="Courier New" w:eastAsia="Times New Roman" w:hAnsi="Courier New" w:cs="Courier New"/>
          <w:kern w:val="0"/>
          <w:sz w:val="20"/>
          <w:szCs w:val="20"/>
          <w:lang w:eastAsia="en-CA"/>
          <w14:ligatures w14:val="none"/>
        </w:rPr>
        <w:t>startTimer</w:t>
      </w:r>
      <w:proofErr w:type="spellEnd"/>
      <w:r w:rsidRPr="00A45F3D">
        <w:rPr>
          <w:rFonts w:ascii="Courier New" w:eastAsia="Times New Roman" w:hAnsi="Courier New" w:cs="Courier New"/>
          <w:kern w:val="0"/>
          <w:sz w:val="20"/>
          <w:szCs w:val="20"/>
          <w:lang w:eastAsia="en-CA"/>
          <w14:ligatures w14:val="none"/>
        </w:rPr>
        <w:t>(</w:t>
      </w:r>
      <w:proofErr w:type="gramEnd"/>
      <w:r w:rsidRPr="00A45F3D">
        <w:rPr>
          <w:rFonts w:ascii="Courier New" w:eastAsia="Times New Roman" w:hAnsi="Courier New" w:cs="Courier New"/>
          <w:kern w:val="0"/>
          <w:sz w:val="20"/>
          <w:szCs w:val="20"/>
          <w:lang w:eastAsia="en-CA"/>
          <w14:ligatures w14:val="none"/>
        </w:rPr>
        <w:t>) {</w:t>
      </w:r>
    </w:p>
    <w:p w14:paraId="588F0791"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roofErr w:type="spellStart"/>
      <w:r w:rsidRPr="00A45F3D">
        <w:rPr>
          <w:rFonts w:ascii="Courier New" w:eastAsia="Times New Roman" w:hAnsi="Courier New" w:cs="Courier New"/>
          <w:kern w:val="0"/>
          <w:sz w:val="20"/>
          <w:szCs w:val="20"/>
          <w:lang w:eastAsia="en-CA"/>
          <w14:ligatures w14:val="none"/>
        </w:rPr>
        <w:t>timerInterval</w:t>
      </w:r>
      <w:proofErr w:type="spellEnd"/>
      <w:r w:rsidRPr="00A45F3D">
        <w:rPr>
          <w:rFonts w:ascii="Courier New" w:eastAsia="Times New Roman" w:hAnsi="Courier New" w:cs="Courier New"/>
          <w:kern w:val="0"/>
          <w:sz w:val="20"/>
          <w:szCs w:val="20"/>
          <w:lang w:eastAsia="en-CA"/>
          <w14:ligatures w14:val="none"/>
        </w:rPr>
        <w:t xml:space="preserve"> = </w:t>
      </w:r>
      <w:proofErr w:type="spellStart"/>
      <w:proofErr w:type="gramStart"/>
      <w:r w:rsidRPr="00A45F3D">
        <w:rPr>
          <w:rFonts w:ascii="Courier New" w:eastAsia="Times New Roman" w:hAnsi="Courier New" w:cs="Courier New"/>
          <w:kern w:val="0"/>
          <w:sz w:val="20"/>
          <w:szCs w:val="20"/>
          <w:lang w:eastAsia="en-CA"/>
          <w14:ligatures w14:val="none"/>
        </w:rPr>
        <w:t>setInterval</w:t>
      </w:r>
      <w:proofErr w:type="spellEnd"/>
      <w:r w:rsidRPr="00A45F3D">
        <w:rPr>
          <w:rFonts w:ascii="Courier New" w:eastAsia="Times New Roman" w:hAnsi="Courier New" w:cs="Courier New"/>
          <w:kern w:val="0"/>
          <w:sz w:val="20"/>
          <w:szCs w:val="20"/>
          <w:lang w:eastAsia="en-CA"/>
          <w14:ligatures w14:val="none"/>
        </w:rPr>
        <w:t>(</w:t>
      </w:r>
      <w:proofErr w:type="gramEnd"/>
      <w:r w:rsidRPr="00A45F3D">
        <w:rPr>
          <w:rFonts w:ascii="Courier New" w:eastAsia="Times New Roman" w:hAnsi="Courier New" w:cs="Courier New"/>
          <w:kern w:val="0"/>
          <w:sz w:val="20"/>
          <w:szCs w:val="20"/>
          <w:lang w:eastAsia="en-CA"/>
          <w14:ligatures w14:val="none"/>
        </w:rPr>
        <w:t>() =&gt; {</w:t>
      </w:r>
    </w:p>
    <w:p w14:paraId="02221E9F"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roofErr w:type="spellStart"/>
      <w:r w:rsidRPr="00A45F3D">
        <w:rPr>
          <w:rFonts w:ascii="Courier New" w:eastAsia="Times New Roman" w:hAnsi="Courier New" w:cs="Courier New"/>
          <w:kern w:val="0"/>
          <w:sz w:val="20"/>
          <w:szCs w:val="20"/>
          <w:lang w:eastAsia="en-CA"/>
          <w14:ligatures w14:val="none"/>
        </w:rPr>
        <w:t>remainingTime</w:t>
      </w:r>
      <w:proofErr w:type="spellEnd"/>
      <w:r w:rsidRPr="00A45F3D">
        <w:rPr>
          <w:rFonts w:ascii="Courier New" w:eastAsia="Times New Roman" w:hAnsi="Courier New" w:cs="Courier New"/>
          <w:kern w:val="0"/>
          <w:sz w:val="20"/>
          <w:szCs w:val="20"/>
          <w:lang w:eastAsia="en-CA"/>
          <w14:ligatures w14:val="none"/>
        </w:rPr>
        <w:t>-</w:t>
      </w:r>
      <w:proofErr w:type="gramStart"/>
      <w:r w:rsidRPr="00A45F3D">
        <w:rPr>
          <w:rFonts w:ascii="Courier New" w:eastAsia="Times New Roman" w:hAnsi="Courier New" w:cs="Courier New"/>
          <w:kern w:val="0"/>
          <w:sz w:val="20"/>
          <w:szCs w:val="20"/>
          <w:lang w:eastAsia="en-CA"/>
          <w14:ligatures w14:val="none"/>
        </w:rPr>
        <w:t>-;</w:t>
      </w:r>
      <w:proofErr w:type="gramEnd"/>
    </w:p>
    <w:p w14:paraId="71FD5E2D"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const h = </w:t>
      </w:r>
      <w:proofErr w:type="spellStart"/>
      <w:r w:rsidRPr="00A45F3D">
        <w:rPr>
          <w:rFonts w:ascii="Courier New" w:eastAsia="Times New Roman" w:hAnsi="Courier New" w:cs="Courier New"/>
          <w:kern w:val="0"/>
          <w:sz w:val="20"/>
          <w:szCs w:val="20"/>
          <w:lang w:eastAsia="en-CA"/>
          <w14:ligatures w14:val="none"/>
        </w:rPr>
        <w:t>Math.floor</w:t>
      </w:r>
      <w:proofErr w:type="spellEnd"/>
      <w:r w:rsidRPr="00A45F3D">
        <w:rPr>
          <w:rFonts w:ascii="Courier New" w:eastAsia="Times New Roman" w:hAnsi="Courier New" w:cs="Courier New"/>
          <w:kern w:val="0"/>
          <w:sz w:val="20"/>
          <w:szCs w:val="20"/>
          <w:lang w:eastAsia="en-CA"/>
          <w14:ligatures w14:val="none"/>
        </w:rPr>
        <w:t>(</w:t>
      </w:r>
      <w:proofErr w:type="spellStart"/>
      <w:r w:rsidRPr="00A45F3D">
        <w:rPr>
          <w:rFonts w:ascii="Courier New" w:eastAsia="Times New Roman" w:hAnsi="Courier New" w:cs="Courier New"/>
          <w:kern w:val="0"/>
          <w:sz w:val="20"/>
          <w:szCs w:val="20"/>
          <w:lang w:eastAsia="en-CA"/>
          <w14:ligatures w14:val="none"/>
        </w:rPr>
        <w:t>remainingTime</w:t>
      </w:r>
      <w:proofErr w:type="spellEnd"/>
      <w:r w:rsidRPr="00A45F3D">
        <w:rPr>
          <w:rFonts w:ascii="Courier New" w:eastAsia="Times New Roman" w:hAnsi="Courier New" w:cs="Courier New"/>
          <w:kern w:val="0"/>
          <w:sz w:val="20"/>
          <w:szCs w:val="20"/>
          <w:lang w:eastAsia="en-CA"/>
          <w14:ligatures w14:val="none"/>
        </w:rPr>
        <w:t xml:space="preserve"> / 3600), m = </w:t>
      </w:r>
      <w:proofErr w:type="spellStart"/>
      <w:r w:rsidRPr="00A45F3D">
        <w:rPr>
          <w:rFonts w:ascii="Courier New" w:eastAsia="Times New Roman" w:hAnsi="Courier New" w:cs="Courier New"/>
          <w:kern w:val="0"/>
          <w:sz w:val="20"/>
          <w:szCs w:val="20"/>
          <w:lang w:eastAsia="en-CA"/>
          <w14:ligatures w14:val="none"/>
        </w:rPr>
        <w:t>Math.floor</w:t>
      </w:r>
      <w:proofErr w:type="spellEnd"/>
      <w:r w:rsidRPr="00A45F3D">
        <w:rPr>
          <w:rFonts w:ascii="Courier New" w:eastAsia="Times New Roman" w:hAnsi="Courier New" w:cs="Courier New"/>
          <w:kern w:val="0"/>
          <w:sz w:val="20"/>
          <w:szCs w:val="20"/>
          <w:lang w:eastAsia="en-CA"/>
          <w14:ligatures w14:val="none"/>
        </w:rPr>
        <w:t>((</w:t>
      </w:r>
      <w:proofErr w:type="spellStart"/>
      <w:r w:rsidRPr="00A45F3D">
        <w:rPr>
          <w:rFonts w:ascii="Courier New" w:eastAsia="Times New Roman" w:hAnsi="Courier New" w:cs="Courier New"/>
          <w:kern w:val="0"/>
          <w:sz w:val="20"/>
          <w:szCs w:val="20"/>
          <w:lang w:eastAsia="en-CA"/>
          <w14:ligatures w14:val="none"/>
        </w:rPr>
        <w:t>remainingTime</w:t>
      </w:r>
      <w:proofErr w:type="spellEnd"/>
      <w:r w:rsidRPr="00A45F3D">
        <w:rPr>
          <w:rFonts w:ascii="Courier New" w:eastAsia="Times New Roman" w:hAnsi="Courier New" w:cs="Courier New"/>
          <w:kern w:val="0"/>
          <w:sz w:val="20"/>
          <w:szCs w:val="20"/>
          <w:lang w:eastAsia="en-CA"/>
          <w14:ligatures w14:val="none"/>
        </w:rPr>
        <w:t xml:space="preserve"> % 3600) / 60), s = </w:t>
      </w:r>
      <w:proofErr w:type="spellStart"/>
      <w:r w:rsidRPr="00A45F3D">
        <w:rPr>
          <w:rFonts w:ascii="Courier New" w:eastAsia="Times New Roman" w:hAnsi="Courier New" w:cs="Courier New"/>
          <w:kern w:val="0"/>
          <w:sz w:val="20"/>
          <w:szCs w:val="20"/>
          <w:lang w:eastAsia="en-CA"/>
          <w14:ligatures w14:val="none"/>
        </w:rPr>
        <w:t>remainingTime</w:t>
      </w:r>
      <w:proofErr w:type="spellEnd"/>
      <w:r w:rsidRPr="00A45F3D">
        <w:rPr>
          <w:rFonts w:ascii="Courier New" w:eastAsia="Times New Roman" w:hAnsi="Courier New" w:cs="Courier New"/>
          <w:kern w:val="0"/>
          <w:sz w:val="20"/>
          <w:szCs w:val="20"/>
          <w:lang w:eastAsia="en-CA"/>
          <w14:ligatures w14:val="none"/>
        </w:rPr>
        <w:t xml:space="preserve"> % </w:t>
      </w:r>
      <w:proofErr w:type="gramStart"/>
      <w:r w:rsidRPr="00A45F3D">
        <w:rPr>
          <w:rFonts w:ascii="Courier New" w:eastAsia="Times New Roman" w:hAnsi="Courier New" w:cs="Courier New"/>
          <w:kern w:val="0"/>
          <w:sz w:val="20"/>
          <w:szCs w:val="20"/>
          <w:lang w:eastAsia="en-CA"/>
          <w14:ligatures w14:val="none"/>
        </w:rPr>
        <w:t>60;</w:t>
      </w:r>
      <w:proofErr w:type="gramEnd"/>
    </w:p>
    <w:p w14:paraId="2012C8D5"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roofErr w:type="spellStart"/>
      <w:proofErr w:type="gramStart"/>
      <w:r w:rsidRPr="00A45F3D">
        <w:rPr>
          <w:rFonts w:ascii="Courier New" w:eastAsia="Times New Roman" w:hAnsi="Courier New" w:cs="Courier New"/>
          <w:kern w:val="0"/>
          <w:sz w:val="20"/>
          <w:szCs w:val="20"/>
          <w:lang w:eastAsia="en-CA"/>
          <w14:ligatures w14:val="none"/>
        </w:rPr>
        <w:t>document.getElementById</w:t>
      </w:r>
      <w:proofErr w:type="spellEnd"/>
      <w:proofErr w:type="gramEnd"/>
      <w:r w:rsidRPr="00A45F3D">
        <w:rPr>
          <w:rFonts w:ascii="Courier New" w:eastAsia="Times New Roman" w:hAnsi="Courier New" w:cs="Courier New"/>
          <w:kern w:val="0"/>
          <w:sz w:val="20"/>
          <w:szCs w:val="20"/>
          <w:lang w:eastAsia="en-CA"/>
          <w14:ligatures w14:val="none"/>
        </w:rPr>
        <w:t>('timer'</w:t>
      </w:r>
      <w:proofErr w:type="gramStart"/>
      <w:r w:rsidRPr="00A45F3D">
        <w:rPr>
          <w:rFonts w:ascii="Courier New" w:eastAsia="Times New Roman" w:hAnsi="Courier New" w:cs="Courier New"/>
          <w:kern w:val="0"/>
          <w:sz w:val="20"/>
          <w:szCs w:val="20"/>
          <w:lang w:eastAsia="en-CA"/>
          <w14:ligatures w14:val="none"/>
        </w:rPr>
        <w:t>).</w:t>
      </w:r>
      <w:proofErr w:type="spellStart"/>
      <w:r w:rsidRPr="00A45F3D">
        <w:rPr>
          <w:rFonts w:ascii="Courier New" w:eastAsia="Times New Roman" w:hAnsi="Courier New" w:cs="Courier New"/>
          <w:kern w:val="0"/>
          <w:sz w:val="20"/>
          <w:szCs w:val="20"/>
          <w:lang w:eastAsia="en-CA"/>
          <w14:ligatures w14:val="none"/>
        </w:rPr>
        <w:t>innerText</w:t>
      </w:r>
      <w:proofErr w:type="spellEnd"/>
      <w:proofErr w:type="gramEnd"/>
      <w:r w:rsidRPr="00A45F3D">
        <w:rPr>
          <w:rFonts w:ascii="Courier New" w:eastAsia="Times New Roman" w:hAnsi="Courier New" w:cs="Courier New"/>
          <w:kern w:val="0"/>
          <w:sz w:val="20"/>
          <w:szCs w:val="20"/>
          <w:lang w:eastAsia="en-CA"/>
          <w14:ligatures w14:val="none"/>
        </w:rPr>
        <w:t xml:space="preserve"> = `${h</w:t>
      </w:r>
      <w:proofErr w:type="gramStart"/>
      <w:r w:rsidRPr="00A45F3D">
        <w:rPr>
          <w:rFonts w:ascii="Courier New" w:eastAsia="Times New Roman" w:hAnsi="Courier New" w:cs="Courier New"/>
          <w:kern w:val="0"/>
          <w:sz w:val="20"/>
          <w:szCs w:val="20"/>
          <w:lang w:eastAsia="en-CA"/>
          <w14:ligatures w14:val="none"/>
        </w:rPr>
        <w:t>}:$</w:t>
      </w:r>
      <w:proofErr w:type="gramEnd"/>
      <w:r w:rsidRPr="00A45F3D">
        <w:rPr>
          <w:rFonts w:ascii="Courier New" w:eastAsia="Times New Roman" w:hAnsi="Courier New" w:cs="Courier New"/>
          <w:kern w:val="0"/>
          <w:sz w:val="20"/>
          <w:szCs w:val="20"/>
          <w:lang w:eastAsia="en-CA"/>
          <w14:ligatures w14:val="none"/>
        </w:rPr>
        <w:t>{</w:t>
      </w:r>
      <w:proofErr w:type="spellStart"/>
      <w:proofErr w:type="gramStart"/>
      <w:r w:rsidRPr="00A45F3D">
        <w:rPr>
          <w:rFonts w:ascii="Courier New" w:eastAsia="Times New Roman" w:hAnsi="Courier New" w:cs="Courier New"/>
          <w:kern w:val="0"/>
          <w:sz w:val="20"/>
          <w:szCs w:val="20"/>
          <w:lang w:eastAsia="en-CA"/>
          <w14:ligatures w14:val="none"/>
        </w:rPr>
        <w:t>m.toString</w:t>
      </w:r>
      <w:proofErr w:type="spellEnd"/>
      <w:proofErr w:type="gramEnd"/>
      <w:r w:rsidRPr="00A45F3D">
        <w:rPr>
          <w:rFonts w:ascii="Courier New" w:eastAsia="Times New Roman" w:hAnsi="Courier New" w:cs="Courier New"/>
          <w:kern w:val="0"/>
          <w:sz w:val="20"/>
          <w:szCs w:val="20"/>
          <w:lang w:eastAsia="en-CA"/>
          <w14:ligatures w14:val="none"/>
        </w:rPr>
        <w:t>(</w:t>
      </w:r>
      <w:proofErr w:type="gramStart"/>
      <w:r w:rsidRPr="00A45F3D">
        <w:rPr>
          <w:rFonts w:ascii="Courier New" w:eastAsia="Times New Roman" w:hAnsi="Courier New" w:cs="Courier New"/>
          <w:kern w:val="0"/>
          <w:sz w:val="20"/>
          <w:szCs w:val="20"/>
          <w:lang w:eastAsia="en-CA"/>
          <w14:ligatures w14:val="none"/>
        </w:rPr>
        <w:t>).</w:t>
      </w:r>
      <w:proofErr w:type="spellStart"/>
      <w:r w:rsidRPr="00A45F3D">
        <w:rPr>
          <w:rFonts w:ascii="Courier New" w:eastAsia="Times New Roman" w:hAnsi="Courier New" w:cs="Courier New"/>
          <w:kern w:val="0"/>
          <w:sz w:val="20"/>
          <w:szCs w:val="20"/>
          <w:lang w:eastAsia="en-CA"/>
          <w14:ligatures w14:val="none"/>
        </w:rPr>
        <w:t>padStart</w:t>
      </w:r>
      <w:proofErr w:type="spellEnd"/>
      <w:proofErr w:type="gramEnd"/>
      <w:r w:rsidRPr="00A45F3D">
        <w:rPr>
          <w:rFonts w:ascii="Courier New" w:eastAsia="Times New Roman" w:hAnsi="Courier New" w:cs="Courier New"/>
          <w:kern w:val="0"/>
          <w:sz w:val="20"/>
          <w:szCs w:val="20"/>
          <w:lang w:eastAsia="en-CA"/>
          <w14:ligatures w14:val="none"/>
        </w:rPr>
        <w:t>(2, '0')</w:t>
      </w:r>
      <w:proofErr w:type="gramStart"/>
      <w:r w:rsidRPr="00A45F3D">
        <w:rPr>
          <w:rFonts w:ascii="Courier New" w:eastAsia="Times New Roman" w:hAnsi="Courier New" w:cs="Courier New"/>
          <w:kern w:val="0"/>
          <w:sz w:val="20"/>
          <w:szCs w:val="20"/>
          <w:lang w:eastAsia="en-CA"/>
          <w14:ligatures w14:val="none"/>
        </w:rPr>
        <w:t>}:$</w:t>
      </w:r>
      <w:proofErr w:type="gramEnd"/>
      <w:r w:rsidRPr="00A45F3D">
        <w:rPr>
          <w:rFonts w:ascii="Courier New" w:eastAsia="Times New Roman" w:hAnsi="Courier New" w:cs="Courier New"/>
          <w:kern w:val="0"/>
          <w:sz w:val="20"/>
          <w:szCs w:val="20"/>
          <w:lang w:eastAsia="en-CA"/>
          <w14:ligatures w14:val="none"/>
        </w:rPr>
        <w:t>{</w:t>
      </w:r>
      <w:proofErr w:type="spellStart"/>
      <w:proofErr w:type="gramStart"/>
      <w:r w:rsidRPr="00A45F3D">
        <w:rPr>
          <w:rFonts w:ascii="Courier New" w:eastAsia="Times New Roman" w:hAnsi="Courier New" w:cs="Courier New"/>
          <w:kern w:val="0"/>
          <w:sz w:val="20"/>
          <w:szCs w:val="20"/>
          <w:lang w:eastAsia="en-CA"/>
          <w14:ligatures w14:val="none"/>
        </w:rPr>
        <w:t>s.toString</w:t>
      </w:r>
      <w:proofErr w:type="spellEnd"/>
      <w:proofErr w:type="gramEnd"/>
      <w:r w:rsidRPr="00A45F3D">
        <w:rPr>
          <w:rFonts w:ascii="Courier New" w:eastAsia="Times New Roman" w:hAnsi="Courier New" w:cs="Courier New"/>
          <w:kern w:val="0"/>
          <w:sz w:val="20"/>
          <w:szCs w:val="20"/>
          <w:lang w:eastAsia="en-CA"/>
          <w14:ligatures w14:val="none"/>
        </w:rPr>
        <w:t>(</w:t>
      </w:r>
      <w:proofErr w:type="gramStart"/>
      <w:r w:rsidRPr="00A45F3D">
        <w:rPr>
          <w:rFonts w:ascii="Courier New" w:eastAsia="Times New Roman" w:hAnsi="Courier New" w:cs="Courier New"/>
          <w:kern w:val="0"/>
          <w:sz w:val="20"/>
          <w:szCs w:val="20"/>
          <w:lang w:eastAsia="en-CA"/>
          <w14:ligatures w14:val="none"/>
        </w:rPr>
        <w:t>).</w:t>
      </w:r>
      <w:proofErr w:type="spellStart"/>
      <w:r w:rsidRPr="00A45F3D">
        <w:rPr>
          <w:rFonts w:ascii="Courier New" w:eastAsia="Times New Roman" w:hAnsi="Courier New" w:cs="Courier New"/>
          <w:kern w:val="0"/>
          <w:sz w:val="20"/>
          <w:szCs w:val="20"/>
          <w:lang w:eastAsia="en-CA"/>
          <w14:ligatures w14:val="none"/>
        </w:rPr>
        <w:t>padStart</w:t>
      </w:r>
      <w:proofErr w:type="spellEnd"/>
      <w:proofErr w:type="gramEnd"/>
      <w:r w:rsidRPr="00A45F3D">
        <w:rPr>
          <w:rFonts w:ascii="Courier New" w:eastAsia="Times New Roman" w:hAnsi="Courier New" w:cs="Courier New"/>
          <w:kern w:val="0"/>
          <w:sz w:val="20"/>
          <w:szCs w:val="20"/>
          <w:lang w:eastAsia="en-CA"/>
          <w14:ligatures w14:val="none"/>
        </w:rPr>
        <w:t>(2, '0'</w:t>
      </w:r>
      <w:proofErr w:type="gramStart"/>
      <w:r w:rsidRPr="00A45F3D">
        <w:rPr>
          <w:rFonts w:ascii="Courier New" w:eastAsia="Times New Roman" w:hAnsi="Courier New" w:cs="Courier New"/>
          <w:kern w:val="0"/>
          <w:sz w:val="20"/>
          <w:szCs w:val="20"/>
          <w:lang w:eastAsia="en-CA"/>
          <w14:ligatures w14:val="none"/>
        </w:rPr>
        <w:t>)}`</w:t>
      </w:r>
      <w:proofErr w:type="gramEnd"/>
      <w:r w:rsidRPr="00A45F3D">
        <w:rPr>
          <w:rFonts w:ascii="Courier New" w:eastAsia="Times New Roman" w:hAnsi="Courier New" w:cs="Courier New"/>
          <w:kern w:val="0"/>
          <w:sz w:val="20"/>
          <w:szCs w:val="20"/>
          <w:lang w:eastAsia="en-CA"/>
          <w14:ligatures w14:val="none"/>
        </w:rPr>
        <w:t>;</w:t>
      </w:r>
    </w:p>
    <w:p w14:paraId="0BAF4DC0"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if (</w:t>
      </w:r>
      <w:proofErr w:type="spellStart"/>
      <w:r w:rsidRPr="00A45F3D">
        <w:rPr>
          <w:rFonts w:ascii="Courier New" w:eastAsia="Times New Roman" w:hAnsi="Courier New" w:cs="Courier New"/>
          <w:kern w:val="0"/>
          <w:sz w:val="20"/>
          <w:szCs w:val="20"/>
          <w:lang w:eastAsia="en-CA"/>
          <w14:ligatures w14:val="none"/>
        </w:rPr>
        <w:t>remainingTime</w:t>
      </w:r>
      <w:proofErr w:type="spellEnd"/>
      <w:r w:rsidRPr="00A45F3D">
        <w:rPr>
          <w:rFonts w:ascii="Courier New" w:eastAsia="Times New Roman" w:hAnsi="Courier New" w:cs="Courier New"/>
          <w:kern w:val="0"/>
          <w:sz w:val="20"/>
          <w:szCs w:val="20"/>
          <w:lang w:eastAsia="en-CA"/>
          <w14:ligatures w14:val="none"/>
        </w:rPr>
        <w:t xml:space="preserve"> &lt;= 0) </w:t>
      </w:r>
      <w:proofErr w:type="gramStart"/>
      <w:r w:rsidRPr="00A45F3D">
        <w:rPr>
          <w:rFonts w:ascii="Courier New" w:eastAsia="Times New Roman" w:hAnsi="Courier New" w:cs="Courier New"/>
          <w:kern w:val="0"/>
          <w:sz w:val="20"/>
          <w:szCs w:val="20"/>
          <w:lang w:eastAsia="en-CA"/>
          <w14:ligatures w14:val="none"/>
        </w:rPr>
        <w:t xml:space="preserve">{ </w:t>
      </w:r>
      <w:proofErr w:type="spellStart"/>
      <w:r w:rsidRPr="00A45F3D">
        <w:rPr>
          <w:rFonts w:ascii="Courier New" w:eastAsia="Times New Roman" w:hAnsi="Courier New" w:cs="Courier New"/>
          <w:kern w:val="0"/>
          <w:sz w:val="20"/>
          <w:szCs w:val="20"/>
          <w:lang w:eastAsia="en-CA"/>
          <w14:ligatures w14:val="none"/>
        </w:rPr>
        <w:t>clearInterval</w:t>
      </w:r>
      <w:proofErr w:type="spellEnd"/>
      <w:proofErr w:type="gramEnd"/>
      <w:r w:rsidRPr="00A45F3D">
        <w:rPr>
          <w:rFonts w:ascii="Courier New" w:eastAsia="Times New Roman" w:hAnsi="Courier New" w:cs="Courier New"/>
          <w:kern w:val="0"/>
          <w:sz w:val="20"/>
          <w:szCs w:val="20"/>
          <w:lang w:eastAsia="en-CA"/>
          <w14:ligatures w14:val="none"/>
        </w:rPr>
        <w:t>(</w:t>
      </w:r>
      <w:proofErr w:type="spellStart"/>
      <w:r w:rsidRPr="00A45F3D">
        <w:rPr>
          <w:rFonts w:ascii="Courier New" w:eastAsia="Times New Roman" w:hAnsi="Courier New" w:cs="Courier New"/>
          <w:kern w:val="0"/>
          <w:sz w:val="20"/>
          <w:szCs w:val="20"/>
          <w:lang w:eastAsia="en-CA"/>
          <w14:ligatures w14:val="none"/>
        </w:rPr>
        <w:t>timerInterval</w:t>
      </w:r>
      <w:proofErr w:type="spellEnd"/>
      <w:r w:rsidRPr="00A45F3D">
        <w:rPr>
          <w:rFonts w:ascii="Courier New" w:eastAsia="Times New Roman" w:hAnsi="Courier New" w:cs="Courier New"/>
          <w:kern w:val="0"/>
          <w:sz w:val="20"/>
          <w:szCs w:val="20"/>
          <w:lang w:eastAsia="en-CA"/>
          <w14:ligatures w14:val="none"/>
        </w:rPr>
        <w:t xml:space="preserve">); </w:t>
      </w:r>
      <w:proofErr w:type="spellStart"/>
      <w:proofErr w:type="gramStart"/>
      <w:r w:rsidRPr="00A45F3D">
        <w:rPr>
          <w:rFonts w:ascii="Courier New" w:eastAsia="Times New Roman" w:hAnsi="Courier New" w:cs="Courier New"/>
          <w:kern w:val="0"/>
          <w:sz w:val="20"/>
          <w:szCs w:val="20"/>
          <w:lang w:eastAsia="en-CA"/>
          <w14:ligatures w14:val="none"/>
        </w:rPr>
        <w:t>showResults</w:t>
      </w:r>
      <w:proofErr w:type="spellEnd"/>
      <w:r w:rsidRPr="00A45F3D">
        <w:rPr>
          <w:rFonts w:ascii="Courier New" w:eastAsia="Times New Roman" w:hAnsi="Courier New" w:cs="Courier New"/>
          <w:kern w:val="0"/>
          <w:sz w:val="20"/>
          <w:szCs w:val="20"/>
          <w:lang w:eastAsia="en-CA"/>
          <w14:ligatures w14:val="none"/>
        </w:rPr>
        <w:t>(</w:t>
      </w:r>
      <w:proofErr w:type="gramEnd"/>
      <w:r w:rsidRPr="00A45F3D">
        <w:rPr>
          <w:rFonts w:ascii="Courier New" w:eastAsia="Times New Roman" w:hAnsi="Courier New" w:cs="Courier New"/>
          <w:kern w:val="0"/>
          <w:sz w:val="20"/>
          <w:szCs w:val="20"/>
          <w:lang w:eastAsia="en-CA"/>
          <w14:ligatures w14:val="none"/>
        </w:rPr>
        <w:t>)</w:t>
      </w:r>
      <w:proofErr w:type="gramStart"/>
      <w:r w:rsidRPr="00A45F3D">
        <w:rPr>
          <w:rFonts w:ascii="Courier New" w:eastAsia="Times New Roman" w:hAnsi="Courier New" w:cs="Courier New"/>
          <w:kern w:val="0"/>
          <w:sz w:val="20"/>
          <w:szCs w:val="20"/>
          <w:lang w:eastAsia="en-CA"/>
          <w14:ligatures w14:val="none"/>
        </w:rPr>
        <w:t>; }</w:t>
      </w:r>
      <w:proofErr w:type="gramEnd"/>
    </w:p>
    <w:p w14:paraId="5F468555"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 1000</w:t>
      </w:r>
      <w:proofErr w:type="gramStart"/>
      <w:r w:rsidRPr="00A45F3D">
        <w:rPr>
          <w:rFonts w:ascii="Courier New" w:eastAsia="Times New Roman" w:hAnsi="Courier New" w:cs="Courier New"/>
          <w:kern w:val="0"/>
          <w:sz w:val="20"/>
          <w:szCs w:val="20"/>
          <w:lang w:eastAsia="en-CA"/>
          <w14:ligatures w14:val="none"/>
        </w:rPr>
        <w:t>);</w:t>
      </w:r>
      <w:proofErr w:type="gramEnd"/>
    </w:p>
    <w:p w14:paraId="2F75EBC4"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
    <w:p w14:paraId="59E28888"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function </w:t>
      </w:r>
      <w:proofErr w:type="spellStart"/>
      <w:proofErr w:type="gramStart"/>
      <w:r w:rsidRPr="00A45F3D">
        <w:rPr>
          <w:rFonts w:ascii="Courier New" w:eastAsia="Times New Roman" w:hAnsi="Courier New" w:cs="Courier New"/>
          <w:kern w:val="0"/>
          <w:sz w:val="20"/>
          <w:szCs w:val="20"/>
          <w:lang w:eastAsia="en-CA"/>
          <w14:ligatures w14:val="none"/>
        </w:rPr>
        <w:t>stopTimer</w:t>
      </w:r>
      <w:proofErr w:type="spellEnd"/>
      <w:r w:rsidRPr="00A45F3D">
        <w:rPr>
          <w:rFonts w:ascii="Courier New" w:eastAsia="Times New Roman" w:hAnsi="Courier New" w:cs="Courier New"/>
          <w:kern w:val="0"/>
          <w:sz w:val="20"/>
          <w:szCs w:val="20"/>
          <w:lang w:eastAsia="en-CA"/>
          <w14:ligatures w14:val="none"/>
        </w:rPr>
        <w:t>(</w:t>
      </w:r>
      <w:proofErr w:type="gramEnd"/>
      <w:r w:rsidRPr="00A45F3D">
        <w:rPr>
          <w:rFonts w:ascii="Courier New" w:eastAsia="Times New Roman" w:hAnsi="Courier New" w:cs="Courier New"/>
          <w:kern w:val="0"/>
          <w:sz w:val="20"/>
          <w:szCs w:val="20"/>
          <w:lang w:eastAsia="en-CA"/>
          <w14:ligatures w14:val="none"/>
        </w:rPr>
        <w:t xml:space="preserve">) </w:t>
      </w:r>
      <w:proofErr w:type="gramStart"/>
      <w:r w:rsidRPr="00A45F3D">
        <w:rPr>
          <w:rFonts w:ascii="Courier New" w:eastAsia="Times New Roman" w:hAnsi="Courier New" w:cs="Courier New"/>
          <w:kern w:val="0"/>
          <w:sz w:val="20"/>
          <w:szCs w:val="20"/>
          <w:lang w:eastAsia="en-CA"/>
          <w14:ligatures w14:val="none"/>
        </w:rPr>
        <w:t xml:space="preserve">{ </w:t>
      </w:r>
      <w:proofErr w:type="spellStart"/>
      <w:r w:rsidRPr="00A45F3D">
        <w:rPr>
          <w:rFonts w:ascii="Courier New" w:eastAsia="Times New Roman" w:hAnsi="Courier New" w:cs="Courier New"/>
          <w:kern w:val="0"/>
          <w:sz w:val="20"/>
          <w:szCs w:val="20"/>
          <w:lang w:eastAsia="en-CA"/>
          <w14:ligatures w14:val="none"/>
        </w:rPr>
        <w:t>clearInterval</w:t>
      </w:r>
      <w:proofErr w:type="spellEnd"/>
      <w:proofErr w:type="gramEnd"/>
      <w:r w:rsidRPr="00A45F3D">
        <w:rPr>
          <w:rFonts w:ascii="Courier New" w:eastAsia="Times New Roman" w:hAnsi="Courier New" w:cs="Courier New"/>
          <w:kern w:val="0"/>
          <w:sz w:val="20"/>
          <w:szCs w:val="20"/>
          <w:lang w:eastAsia="en-CA"/>
          <w14:ligatures w14:val="none"/>
        </w:rPr>
        <w:t>(</w:t>
      </w:r>
      <w:proofErr w:type="spellStart"/>
      <w:r w:rsidRPr="00A45F3D">
        <w:rPr>
          <w:rFonts w:ascii="Courier New" w:eastAsia="Times New Roman" w:hAnsi="Courier New" w:cs="Courier New"/>
          <w:kern w:val="0"/>
          <w:sz w:val="20"/>
          <w:szCs w:val="20"/>
          <w:lang w:eastAsia="en-CA"/>
          <w14:ligatures w14:val="none"/>
        </w:rPr>
        <w:t>timerInterval</w:t>
      </w:r>
      <w:proofErr w:type="spellEnd"/>
      <w:r w:rsidRPr="00A45F3D">
        <w:rPr>
          <w:rFonts w:ascii="Courier New" w:eastAsia="Times New Roman" w:hAnsi="Courier New" w:cs="Courier New"/>
          <w:kern w:val="0"/>
          <w:sz w:val="20"/>
          <w:szCs w:val="20"/>
          <w:lang w:eastAsia="en-CA"/>
          <w14:ligatures w14:val="none"/>
        </w:rPr>
        <w:t>)</w:t>
      </w:r>
      <w:proofErr w:type="gramStart"/>
      <w:r w:rsidRPr="00A45F3D">
        <w:rPr>
          <w:rFonts w:ascii="Courier New" w:eastAsia="Times New Roman" w:hAnsi="Courier New" w:cs="Courier New"/>
          <w:kern w:val="0"/>
          <w:sz w:val="20"/>
          <w:szCs w:val="20"/>
          <w:lang w:eastAsia="en-CA"/>
          <w14:ligatures w14:val="none"/>
        </w:rPr>
        <w:t>; }</w:t>
      </w:r>
      <w:proofErr w:type="gramEnd"/>
    </w:p>
    <w:p w14:paraId="629CAA70"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roofErr w:type="spellStart"/>
      <w:proofErr w:type="gramStart"/>
      <w:r w:rsidRPr="00A45F3D">
        <w:rPr>
          <w:rFonts w:ascii="Courier New" w:eastAsia="Times New Roman" w:hAnsi="Courier New" w:cs="Courier New"/>
          <w:kern w:val="0"/>
          <w:sz w:val="20"/>
          <w:szCs w:val="20"/>
          <w:lang w:eastAsia="en-CA"/>
          <w14:ligatures w14:val="none"/>
        </w:rPr>
        <w:t>document.getElementById</w:t>
      </w:r>
      <w:proofErr w:type="spellEnd"/>
      <w:proofErr w:type="gramEnd"/>
      <w:r w:rsidRPr="00A45F3D">
        <w:rPr>
          <w:rFonts w:ascii="Courier New" w:eastAsia="Times New Roman" w:hAnsi="Courier New" w:cs="Courier New"/>
          <w:kern w:val="0"/>
          <w:sz w:val="20"/>
          <w:szCs w:val="20"/>
          <w:lang w:eastAsia="en-CA"/>
          <w14:ligatures w14:val="none"/>
        </w:rPr>
        <w:t>('submit-</w:t>
      </w:r>
      <w:proofErr w:type="spellStart"/>
      <w:r w:rsidRPr="00A45F3D">
        <w:rPr>
          <w:rFonts w:ascii="Courier New" w:eastAsia="Times New Roman" w:hAnsi="Courier New" w:cs="Courier New"/>
          <w:kern w:val="0"/>
          <w:sz w:val="20"/>
          <w:szCs w:val="20"/>
          <w:lang w:eastAsia="en-CA"/>
          <w14:ligatures w14:val="none"/>
        </w:rPr>
        <w:t>btn</w:t>
      </w:r>
      <w:proofErr w:type="spellEnd"/>
      <w:r w:rsidRPr="00A45F3D">
        <w:rPr>
          <w:rFonts w:ascii="Courier New" w:eastAsia="Times New Roman" w:hAnsi="Courier New" w:cs="Courier New"/>
          <w:kern w:val="0"/>
          <w:sz w:val="20"/>
          <w:szCs w:val="20"/>
          <w:lang w:eastAsia="en-CA"/>
          <w14:ligatures w14:val="none"/>
        </w:rPr>
        <w:t>'</w:t>
      </w:r>
      <w:proofErr w:type="gramStart"/>
      <w:r w:rsidRPr="00A45F3D">
        <w:rPr>
          <w:rFonts w:ascii="Courier New" w:eastAsia="Times New Roman" w:hAnsi="Courier New" w:cs="Courier New"/>
          <w:kern w:val="0"/>
          <w:sz w:val="20"/>
          <w:szCs w:val="20"/>
          <w:lang w:eastAsia="en-CA"/>
          <w14:ligatures w14:val="none"/>
        </w:rPr>
        <w:t>).onclick</w:t>
      </w:r>
      <w:proofErr w:type="gramEnd"/>
      <w:r w:rsidRPr="00A45F3D">
        <w:rPr>
          <w:rFonts w:ascii="Courier New" w:eastAsia="Times New Roman" w:hAnsi="Courier New" w:cs="Courier New"/>
          <w:kern w:val="0"/>
          <w:sz w:val="20"/>
          <w:szCs w:val="20"/>
          <w:lang w:eastAsia="en-CA"/>
          <w14:ligatures w14:val="none"/>
        </w:rPr>
        <w:t xml:space="preserve"> = () =&gt; {</w:t>
      </w:r>
    </w:p>
    <w:p w14:paraId="2F436D25"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roofErr w:type="spellStart"/>
      <w:proofErr w:type="gramStart"/>
      <w:r w:rsidRPr="00A45F3D">
        <w:rPr>
          <w:rFonts w:ascii="Courier New" w:eastAsia="Times New Roman" w:hAnsi="Courier New" w:cs="Courier New"/>
          <w:kern w:val="0"/>
          <w:sz w:val="20"/>
          <w:szCs w:val="20"/>
          <w:lang w:eastAsia="en-CA"/>
          <w14:ligatures w14:val="none"/>
        </w:rPr>
        <w:t>document.getElementById</w:t>
      </w:r>
      <w:proofErr w:type="spellEnd"/>
      <w:proofErr w:type="gramEnd"/>
      <w:r w:rsidRPr="00A45F3D">
        <w:rPr>
          <w:rFonts w:ascii="Courier New" w:eastAsia="Times New Roman" w:hAnsi="Courier New" w:cs="Courier New"/>
          <w:kern w:val="0"/>
          <w:sz w:val="20"/>
          <w:szCs w:val="20"/>
          <w:lang w:eastAsia="en-CA"/>
          <w14:ligatures w14:val="none"/>
        </w:rPr>
        <w:t>('results'</w:t>
      </w:r>
      <w:proofErr w:type="gramStart"/>
      <w:r w:rsidRPr="00A45F3D">
        <w:rPr>
          <w:rFonts w:ascii="Courier New" w:eastAsia="Times New Roman" w:hAnsi="Courier New" w:cs="Courier New"/>
          <w:kern w:val="0"/>
          <w:sz w:val="20"/>
          <w:szCs w:val="20"/>
          <w:lang w:eastAsia="en-CA"/>
          <w14:ligatures w14:val="none"/>
        </w:rPr>
        <w:t>).</w:t>
      </w:r>
      <w:proofErr w:type="spellStart"/>
      <w:r w:rsidRPr="00A45F3D">
        <w:rPr>
          <w:rFonts w:ascii="Courier New" w:eastAsia="Times New Roman" w:hAnsi="Courier New" w:cs="Courier New"/>
          <w:kern w:val="0"/>
          <w:sz w:val="20"/>
          <w:szCs w:val="20"/>
          <w:lang w:eastAsia="en-CA"/>
          <w14:ligatures w14:val="none"/>
        </w:rPr>
        <w:t>classList.remove</w:t>
      </w:r>
      <w:proofErr w:type="spellEnd"/>
      <w:proofErr w:type="gramEnd"/>
      <w:r w:rsidRPr="00A45F3D">
        <w:rPr>
          <w:rFonts w:ascii="Courier New" w:eastAsia="Times New Roman" w:hAnsi="Courier New" w:cs="Courier New"/>
          <w:kern w:val="0"/>
          <w:sz w:val="20"/>
          <w:szCs w:val="20"/>
          <w:lang w:eastAsia="en-CA"/>
          <w14:ligatures w14:val="none"/>
        </w:rPr>
        <w:t>('hidden'</w:t>
      </w:r>
      <w:proofErr w:type="gramStart"/>
      <w:r w:rsidRPr="00A45F3D">
        <w:rPr>
          <w:rFonts w:ascii="Courier New" w:eastAsia="Times New Roman" w:hAnsi="Courier New" w:cs="Courier New"/>
          <w:kern w:val="0"/>
          <w:sz w:val="20"/>
          <w:szCs w:val="20"/>
          <w:lang w:eastAsia="en-CA"/>
          <w14:ligatures w14:val="none"/>
        </w:rPr>
        <w:t>);</w:t>
      </w:r>
      <w:proofErr w:type="gramEnd"/>
    </w:p>
    <w:p w14:paraId="48BEF1D8"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roofErr w:type="gramStart"/>
      <w:r w:rsidRPr="00A45F3D">
        <w:rPr>
          <w:rFonts w:ascii="Courier New" w:eastAsia="Times New Roman" w:hAnsi="Courier New" w:cs="Courier New"/>
          <w:kern w:val="0"/>
          <w:sz w:val="20"/>
          <w:szCs w:val="20"/>
          <w:lang w:eastAsia="en-CA"/>
          <w14:ligatures w14:val="none"/>
        </w:rPr>
        <w:t>document.getElementById</w:t>
      </w:r>
      <w:proofErr w:type="gramEnd"/>
      <w:r w:rsidRPr="00A45F3D">
        <w:rPr>
          <w:rFonts w:ascii="Courier New" w:eastAsia="Times New Roman" w:hAnsi="Courier New" w:cs="Courier New"/>
          <w:kern w:val="0"/>
          <w:sz w:val="20"/>
          <w:szCs w:val="20"/>
          <w:lang w:eastAsia="en-CA"/>
          <w14:ligatures w14:val="none"/>
        </w:rPr>
        <w:t>('quiz-container'</w:t>
      </w:r>
      <w:proofErr w:type="gramStart"/>
      <w:r w:rsidRPr="00A45F3D">
        <w:rPr>
          <w:rFonts w:ascii="Courier New" w:eastAsia="Times New Roman" w:hAnsi="Courier New" w:cs="Courier New"/>
          <w:kern w:val="0"/>
          <w:sz w:val="20"/>
          <w:szCs w:val="20"/>
          <w:lang w:eastAsia="en-CA"/>
          <w14:ligatures w14:val="none"/>
        </w:rPr>
        <w:t>).classList.add</w:t>
      </w:r>
      <w:proofErr w:type="gramEnd"/>
      <w:r w:rsidRPr="00A45F3D">
        <w:rPr>
          <w:rFonts w:ascii="Courier New" w:eastAsia="Times New Roman" w:hAnsi="Courier New" w:cs="Courier New"/>
          <w:kern w:val="0"/>
          <w:sz w:val="20"/>
          <w:szCs w:val="20"/>
          <w:lang w:eastAsia="en-CA"/>
          <w14:ligatures w14:val="none"/>
        </w:rPr>
        <w:t>('hidden'</w:t>
      </w:r>
      <w:proofErr w:type="gramStart"/>
      <w:r w:rsidRPr="00A45F3D">
        <w:rPr>
          <w:rFonts w:ascii="Courier New" w:eastAsia="Times New Roman" w:hAnsi="Courier New" w:cs="Courier New"/>
          <w:kern w:val="0"/>
          <w:sz w:val="20"/>
          <w:szCs w:val="20"/>
          <w:lang w:eastAsia="en-CA"/>
          <w14:ligatures w14:val="none"/>
        </w:rPr>
        <w:t>);</w:t>
      </w:r>
      <w:proofErr w:type="gramEnd"/>
    </w:p>
    <w:p w14:paraId="6050B74B"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roofErr w:type="spellStart"/>
      <w:proofErr w:type="gramStart"/>
      <w:r w:rsidRPr="00A45F3D">
        <w:rPr>
          <w:rFonts w:ascii="Courier New" w:eastAsia="Times New Roman" w:hAnsi="Courier New" w:cs="Courier New"/>
          <w:kern w:val="0"/>
          <w:sz w:val="20"/>
          <w:szCs w:val="20"/>
          <w:lang w:eastAsia="en-CA"/>
          <w14:ligatures w14:val="none"/>
        </w:rPr>
        <w:t>stopTimer</w:t>
      </w:r>
      <w:proofErr w:type="spellEnd"/>
      <w:r w:rsidRPr="00A45F3D">
        <w:rPr>
          <w:rFonts w:ascii="Courier New" w:eastAsia="Times New Roman" w:hAnsi="Courier New" w:cs="Courier New"/>
          <w:kern w:val="0"/>
          <w:sz w:val="20"/>
          <w:szCs w:val="20"/>
          <w:lang w:eastAsia="en-CA"/>
          <w14:ligatures w14:val="none"/>
        </w:rPr>
        <w:t>();</w:t>
      </w:r>
      <w:proofErr w:type="gramEnd"/>
    </w:p>
    <w:p w14:paraId="1394B18F"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
    <w:p w14:paraId="4A6C7159"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roofErr w:type="spellStart"/>
      <w:proofErr w:type="gramStart"/>
      <w:r w:rsidRPr="00A45F3D">
        <w:rPr>
          <w:rFonts w:ascii="Courier New" w:eastAsia="Times New Roman" w:hAnsi="Courier New" w:cs="Courier New"/>
          <w:kern w:val="0"/>
          <w:sz w:val="20"/>
          <w:szCs w:val="20"/>
          <w:lang w:eastAsia="en-CA"/>
          <w14:ligatures w14:val="none"/>
        </w:rPr>
        <w:t>document.getElementById</w:t>
      </w:r>
      <w:proofErr w:type="spellEnd"/>
      <w:proofErr w:type="gramEnd"/>
      <w:r w:rsidRPr="00A45F3D">
        <w:rPr>
          <w:rFonts w:ascii="Courier New" w:eastAsia="Times New Roman" w:hAnsi="Courier New" w:cs="Courier New"/>
          <w:kern w:val="0"/>
          <w:sz w:val="20"/>
          <w:szCs w:val="20"/>
          <w:lang w:eastAsia="en-CA"/>
          <w14:ligatures w14:val="none"/>
        </w:rPr>
        <w:t>('new-quiz-</w:t>
      </w:r>
      <w:proofErr w:type="spellStart"/>
      <w:r w:rsidRPr="00A45F3D">
        <w:rPr>
          <w:rFonts w:ascii="Courier New" w:eastAsia="Times New Roman" w:hAnsi="Courier New" w:cs="Courier New"/>
          <w:kern w:val="0"/>
          <w:sz w:val="20"/>
          <w:szCs w:val="20"/>
          <w:lang w:eastAsia="en-CA"/>
          <w14:ligatures w14:val="none"/>
        </w:rPr>
        <w:t>btn</w:t>
      </w:r>
      <w:proofErr w:type="spellEnd"/>
      <w:r w:rsidRPr="00A45F3D">
        <w:rPr>
          <w:rFonts w:ascii="Courier New" w:eastAsia="Times New Roman" w:hAnsi="Courier New" w:cs="Courier New"/>
          <w:kern w:val="0"/>
          <w:sz w:val="20"/>
          <w:szCs w:val="20"/>
          <w:lang w:eastAsia="en-CA"/>
          <w14:ligatures w14:val="none"/>
        </w:rPr>
        <w:t>'</w:t>
      </w:r>
      <w:proofErr w:type="gramStart"/>
      <w:r w:rsidRPr="00A45F3D">
        <w:rPr>
          <w:rFonts w:ascii="Courier New" w:eastAsia="Times New Roman" w:hAnsi="Courier New" w:cs="Courier New"/>
          <w:kern w:val="0"/>
          <w:sz w:val="20"/>
          <w:szCs w:val="20"/>
          <w:lang w:eastAsia="en-CA"/>
          <w14:ligatures w14:val="none"/>
        </w:rPr>
        <w:t>).onclick</w:t>
      </w:r>
      <w:proofErr w:type="gramEnd"/>
      <w:r w:rsidRPr="00A45F3D">
        <w:rPr>
          <w:rFonts w:ascii="Courier New" w:eastAsia="Times New Roman" w:hAnsi="Courier New" w:cs="Courier New"/>
          <w:kern w:val="0"/>
          <w:sz w:val="20"/>
          <w:szCs w:val="20"/>
          <w:lang w:eastAsia="en-CA"/>
          <w14:ligatures w14:val="none"/>
        </w:rPr>
        <w:t xml:space="preserve"> = () =&gt; {</w:t>
      </w:r>
    </w:p>
    <w:p w14:paraId="3D45383A"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roofErr w:type="spellStart"/>
      <w:proofErr w:type="gramStart"/>
      <w:r w:rsidRPr="00A45F3D">
        <w:rPr>
          <w:rFonts w:ascii="Courier New" w:eastAsia="Times New Roman" w:hAnsi="Courier New" w:cs="Courier New"/>
          <w:kern w:val="0"/>
          <w:sz w:val="20"/>
          <w:szCs w:val="20"/>
          <w:lang w:eastAsia="en-CA"/>
          <w14:ligatures w14:val="none"/>
        </w:rPr>
        <w:t>document.getElementById</w:t>
      </w:r>
      <w:proofErr w:type="spellEnd"/>
      <w:proofErr w:type="gramEnd"/>
      <w:r w:rsidRPr="00A45F3D">
        <w:rPr>
          <w:rFonts w:ascii="Courier New" w:eastAsia="Times New Roman" w:hAnsi="Courier New" w:cs="Courier New"/>
          <w:kern w:val="0"/>
          <w:sz w:val="20"/>
          <w:szCs w:val="20"/>
          <w:lang w:eastAsia="en-CA"/>
          <w14:ligatures w14:val="none"/>
        </w:rPr>
        <w:t>('results'</w:t>
      </w:r>
      <w:proofErr w:type="gramStart"/>
      <w:r w:rsidRPr="00A45F3D">
        <w:rPr>
          <w:rFonts w:ascii="Courier New" w:eastAsia="Times New Roman" w:hAnsi="Courier New" w:cs="Courier New"/>
          <w:kern w:val="0"/>
          <w:sz w:val="20"/>
          <w:szCs w:val="20"/>
          <w:lang w:eastAsia="en-CA"/>
          <w14:ligatures w14:val="none"/>
        </w:rPr>
        <w:t>).</w:t>
      </w:r>
      <w:proofErr w:type="spellStart"/>
      <w:r w:rsidRPr="00A45F3D">
        <w:rPr>
          <w:rFonts w:ascii="Courier New" w:eastAsia="Times New Roman" w:hAnsi="Courier New" w:cs="Courier New"/>
          <w:kern w:val="0"/>
          <w:sz w:val="20"/>
          <w:szCs w:val="20"/>
          <w:lang w:eastAsia="en-CA"/>
          <w14:ligatures w14:val="none"/>
        </w:rPr>
        <w:t>classList.add</w:t>
      </w:r>
      <w:proofErr w:type="spellEnd"/>
      <w:proofErr w:type="gramEnd"/>
      <w:r w:rsidRPr="00A45F3D">
        <w:rPr>
          <w:rFonts w:ascii="Courier New" w:eastAsia="Times New Roman" w:hAnsi="Courier New" w:cs="Courier New"/>
          <w:kern w:val="0"/>
          <w:sz w:val="20"/>
          <w:szCs w:val="20"/>
          <w:lang w:eastAsia="en-CA"/>
          <w14:ligatures w14:val="none"/>
        </w:rPr>
        <w:t>('hidden'</w:t>
      </w:r>
      <w:proofErr w:type="gramStart"/>
      <w:r w:rsidRPr="00A45F3D">
        <w:rPr>
          <w:rFonts w:ascii="Courier New" w:eastAsia="Times New Roman" w:hAnsi="Courier New" w:cs="Courier New"/>
          <w:kern w:val="0"/>
          <w:sz w:val="20"/>
          <w:szCs w:val="20"/>
          <w:lang w:eastAsia="en-CA"/>
          <w14:ligatures w14:val="none"/>
        </w:rPr>
        <w:t>);</w:t>
      </w:r>
      <w:proofErr w:type="gramEnd"/>
    </w:p>
    <w:p w14:paraId="238ADB32"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roofErr w:type="gramStart"/>
      <w:r w:rsidRPr="00A45F3D">
        <w:rPr>
          <w:rFonts w:ascii="Courier New" w:eastAsia="Times New Roman" w:hAnsi="Courier New" w:cs="Courier New"/>
          <w:kern w:val="0"/>
          <w:sz w:val="20"/>
          <w:szCs w:val="20"/>
          <w:lang w:eastAsia="en-CA"/>
          <w14:ligatures w14:val="none"/>
        </w:rPr>
        <w:t>document.getElementById</w:t>
      </w:r>
      <w:proofErr w:type="gramEnd"/>
      <w:r w:rsidRPr="00A45F3D">
        <w:rPr>
          <w:rFonts w:ascii="Courier New" w:eastAsia="Times New Roman" w:hAnsi="Courier New" w:cs="Courier New"/>
          <w:kern w:val="0"/>
          <w:sz w:val="20"/>
          <w:szCs w:val="20"/>
          <w:lang w:eastAsia="en-CA"/>
          <w14:ligatures w14:val="none"/>
        </w:rPr>
        <w:t>('mode-selection'</w:t>
      </w:r>
      <w:proofErr w:type="gramStart"/>
      <w:r w:rsidRPr="00A45F3D">
        <w:rPr>
          <w:rFonts w:ascii="Courier New" w:eastAsia="Times New Roman" w:hAnsi="Courier New" w:cs="Courier New"/>
          <w:kern w:val="0"/>
          <w:sz w:val="20"/>
          <w:szCs w:val="20"/>
          <w:lang w:eastAsia="en-CA"/>
          <w14:ligatures w14:val="none"/>
        </w:rPr>
        <w:t>).classList.remove</w:t>
      </w:r>
      <w:proofErr w:type="gramEnd"/>
      <w:r w:rsidRPr="00A45F3D">
        <w:rPr>
          <w:rFonts w:ascii="Courier New" w:eastAsia="Times New Roman" w:hAnsi="Courier New" w:cs="Courier New"/>
          <w:kern w:val="0"/>
          <w:sz w:val="20"/>
          <w:szCs w:val="20"/>
          <w:lang w:eastAsia="en-CA"/>
          <w14:ligatures w14:val="none"/>
        </w:rPr>
        <w:t>('hidden'</w:t>
      </w:r>
      <w:proofErr w:type="gramStart"/>
      <w:r w:rsidRPr="00A45F3D">
        <w:rPr>
          <w:rFonts w:ascii="Courier New" w:eastAsia="Times New Roman" w:hAnsi="Courier New" w:cs="Courier New"/>
          <w:kern w:val="0"/>
          <w:sz w:val="20"/>
          <w:szCs w:val="20"/>
          <w:lang w:eastAsia="en-CA"/>
          <w14:ligatures w14:val="none"/>
        </w:rPr>
        <w:t>);</w:t>
      </w:r>
      <w:proofErr w:type="gramEnd"/>
    </w:p>
    <w:p w14:paraId="2107C3A4"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
    <w:p w14:paraId="41E92014"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&lt;/script&gt;</w:t>
      </w:r>
    </w:p>
    <w:p w14:paraId="27806D45"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&lt;/body&gt;</w:t>
      </w:r>
    </w:p>
    <w:p w14:paraId="04ECA6EB"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lastRenderedPageBreak/>
        <w:t>&lt;/html&gt;</w:t>
      </w:r>
    </w:p>
    <w:p w14:paraId="05CC375A" w14:textId="77777777" w:rsidR="00A45F3D" w:rsidRPr="00A45F3D" w:rsidRDefault="00A45F3D" w:rsidP="00A45F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A45F3D">
        <w:rPr>
          <w:rFonts w:ascii="Times New Roman" w:eastAsia="Times New Roman" w:hAnsi="Times New Roman" w:cs="Times New Roman"/>
          <w:b/>
          <w:bCs/>
          <w:kern w:val="0"/>
          <w:sz w:val="27"/>
          <w:szCs w:val="27"/>
          <w:lang w:eastAsia="en-CA"/>
          <w14:ligatures w14:val="none"/>
        </w:rPr>
        <w:t xml:space="preserve">5.2 </w:t>
      </w:r>
      <w:proofErr w:type="spellStart"/>
      <w:proofErr w:type="gramStart"/>
      <w:r w:rsidRPr="00A45F3D">
        <w:rPr>
          <w:rFonts w:ascii="Times New Roman" w:eastAsia="Times New Roman" w:hAnsi="Times New Roman" w:cs="Times New Roman"/>
          <w:b/>
          <w:bCs/>
          <w:kern w:val="0"/>
          <w:sz w:val="27"/>
          <w:szCs w:val="27"/>
          <w:lang w:eastAsia="en-CA"/>
          <w14:ligatures w14:val="none"/>
        </w:rPr>
        <w:t>questions.json</w:t>
      </w:r>
      <w:proofErr w:type="spellEnd"/>
      <w:proofErr w:type="gramEnd"/>
      <w:r w:rsidRPr="00A45F3D">
        <w:rPr>
          <w:rFonts w:ascii="Times New Roman" w:eastAsia="Times New Roman" w:hAnsi="Times New Roman" w:cs="Times New Roman"/>
          <w:b/>
          <w:bCs/>
          <w:kern w:val="0"/>
          <w:sz w:val="27"/>
          <w:szCs w:val="27"/>
          <w:lang w:eastAsia="en-CA"/>
          <w14:ligatures w14:val="none"/>
        </w:rPr>
        <w:t xml:space="preserve"> (~37 KB, ~1500 lines)</w:t>
      </w:r>
    </w:p>
    <w:p w14:paraId="06743118" w14:textId="77777777" w:rsidR="00A45F3D" w:rsidRPr="00A45F3D" w:rsidRDefault="00A45F3D" w:rsidP="00A45F3D">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i/>
          <w:iCs/>
          <w:kern w:val="0"/>
          <w:sz w:val="24"/>
          <w:szCs w:val="24"/>
          <w:lang w:eastAsia="en-CA"/>
          <w14:ligatures w14:val="none"/>
        </w:rPr>
        <w:t>Note</w:t>
      </w:r>
      <w:r w:rsidRPr="00A45F3D">
        <w:rPr>
          <w:rFonts w:ascii="Times New Roman" w:eastAsia="Times New Roman" w:hAnsi="Times New Roman" w:cs="Times New Roman"/>
          <w:kern w:val="0"/>
          <w:sz w:val="24"/>
          <w:szCs w:val="24"/>
          <w:lang w:eastAsia="en-CA"/>
          <w14:ligatures w14:val="none"/>
        </w:rPr>
        <w:t>: Sample of 5 questions (full 150 questions available on request due to length).</w:t>
      </w:r>
    </w:p>
    <w:p w14:paraId="328C1E71"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w:t>
      </w:r>
    </w:p>
    <w:p w14:paraId="44789BC8"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
    <w:p w14:paraId="61FD337A"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"id": 1,</w:t>
      </w:r>
    </w:p>
    <w:p w14:paraId="49ACB7C5"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"type": "single",</w:t>
      </w:r>
    </w:p>
    <w:p w14:paraId="0212E25A"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"domain": 1,</w:t>
      </w:r>
    </w:p>
    <w:p w14:paraId="29824BBF"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"question": "What is the primary purpose of a project charter?",</w:t>
      </w:r>
    </w:p>
    <w:p w14:paraId="06A0A8F2"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"options": [</w:t>
      </w:r>
    </w:p>
    <w:p w14:paraId="5C7E0C20"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"To track project progress",</w:t>
      </w:r>
    </w:p>
    <w:p w14:paraId="6AA41B03"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"To formally authorize the project and define objectives",</w:t>
      </w:r>
    </w:p>
    <w:p w14:paraId="34AD37CE"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"To finalize the project budget",</w:t>
      </w:r>
    </w:p>
    <w:p w14:paraId="74429B05"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"To close the project"</w:t>
      </w:r>
    </w:p>
    <w:p w14:paraId="3A421012"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
    <w:p w14:paraId="136F42C1"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"answer": 1,</w:t>
      </w:r>
    </w:p>
    <w:p w14:paraId="2E60B324"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"explanation": "A project charter formally authorizes the project, outlining objectives, scope, and stakeholders (Domain 1, Task 2, Google PM Course 2)."</w:t>
      </w:r>
    </w:p>
    <w:p w14:paraId="4EC53B6D"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
    <w:p w14:paraId="7F85AC25"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
    <w:p w14:paraId="462A08B1"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"id": 2,</w:t>
      </w:r>
    </w:p>
    <w:p w14:paraId="559C54E0"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"type": "multiple",</w:t>
      </w:r>
    </w:p>
    <w:p w14:paraId="697108C3"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"domain": 1,</w:t>
      </w:r>
    </w:p>
    <w:p w14:paraId="306A168E"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"question": "Which are included in a project management plan? (Select all that apply)",</w:t>
      </w:r>
    </w:p>
    <w:p w14:paraId="70F006C5"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"options": [</w:t>
      </w:r>
    </w:p>
    <w:p w14:paraId="4340B4D1"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"Scope baseline",</w:t>
      </w:r>
    </w:p>
    <w:p w14:paraId="24659C81"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"Schedule baseline",</w:t>
      </w:r>
    </w:p>
    <w:p w14:paraId="6931CDE3"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"Cost baseline",</w:t>
      </w:r>
    </w:p>
    <w:p w14:paraId="36B4732E"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"Stakeholder feedback"</w:t>
      </w:r>
    </w:p>
    <w:p w14:paraId="43B36CE6"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
    <w:p w14:paraId="55658E71"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"answer": [0, 1, 2],</w:t>
      </w:r>
    </w:p>
    <w:p w14:paraId="34166B8E"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"explanation": "A project management plan includes scope, schedule, and cost baselines (Domain 1, Task 4, Google PM Course 3)."</w:t>
      </w:r>
    </w:p>
    <w:p w14:paraId="5B28ECA4"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
    <w:p w14:paraId="4C0B4969"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
    <w:p w14:paraId="680C2852"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"id": 3,</w:t>
      </w:r>
    </w:p>
    <w:p w14:paraId="3573B033"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"type": "matching",</w:t>
      </w:r>
    </w:p>
    <w:p w14:paraId="323B6946"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"domain": 1,</w:t>
      </w:r>
    </w:p>
    <w:p w14:paraId="2C42669E"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"question": "Match the project roles to their responsibilities.",</w:t>
      </w:r>
    </w:p>
    <w:p w14:paraId="0A677A1E"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"options": {</w:t>
      </w:r>
    </w:p>
    <w:p w14:paraId="3EC485A6"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"left": ["Project Manager", "Sponsor", "Team Member", "Stakeholder"],</w:t>
      </w:r>
    </w:p>
    <w:p w14:paraId="1448065A"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"right": ["Provides resources and support", "Executes project tasks", "Influenced by or influences the project", "Leads and manages the project"]</w:t>
      </w:r>
    </w:p>
    <w:p w14:paraId="2A286464"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
    <w:p w14:paraId="6AA024EB"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"answer": {</w:t>
      </w:r>
    </w:p>
    <w:p w14:paraId="1CB54E59"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"Project Manager": "Leads and manages the project",</w:t>
      </w:r>
    </w:p>
    <w:p w14:paraId="728B7349"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"Sponsor": "Provides resources and support",</w:t>
      </w:r>
    </w:p>
    <w:p w14:paraId="6AD2B83E"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"Team Member": "Executes project tasks",</w:t>
      </w:r>
    </w:p>
    <w:p w14:paraId="30F32520"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lastRenderedPageBreak/>
        <w:t xml:space="preserve">            "Stakeholder": "Influenced by or influences the project"</w:t>
      </w:r>
    </w:p>
    <w:p w14:paraId="7AE4072D"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
    <w:p w14:paraId="18F43F4A"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"explanation": "Matching roles to responsibilities ensures clarity (Domain 1, Task 3, Google PM Course 1)."</w:t>
      </w:r>
    </w:p>
    <w:p w14:paraId="6D2CA9C2"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
    <w:p w14:paraId="65797A4D"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
    <w:p w14:paraId="0055BB83"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"id": 4,</w:t>
      </w:r>
    </w:p>
    <w:p w14:paraId="74073467"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"type": "sequencing",</w:t>
      </w:r>
    </w:p>
    <w:p w14:paraId="53724CE1"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"domain": 1,</w:t>
      </w:r>
    </w:p>
    <w:p w14:paraId="62FC2688"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"question": "Arrange the project management process groups in the correct order.",</w:t>
      </w:r>
    </w:p>
    <w:p w14:paraId="7E5F2497"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"options": ["Initiating", "Planning", "Executing", "Monitoring and Controlling", "Closing"],</w:t>
      </w:r>
    </w:p>
    <w:p w14:paraId="230BB85B"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"answer": ["Initiating", "Planning", "Executing", "Monitoring and Controlling", "Closing"],</w:t>
      </w:r>
    </w:p>
    <w:p w14:paraId="13AC4C82"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"explanation": "Process groups: Initiating, Planning, Executing, Monitoring and Controlling, Closing (Domain 1, Task 1, Google PM Course 1)."</w:t>
      </w:r>
    </w:p>
    <w:p w14:paraId="53FFDBB6"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
    <w:p w14:paraId="199CAFB5"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
    <w:p w14:paraId="2B0D7D62"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"id": 5,</w:t>
      </w:r>
    </w:p>
    <w:p w14:paraId="3F8FEF25"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"type": "scenario",</w:t>
      </w:r>
    </w:p>
    <w:p w14:paraId="0FD6306B"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"domain": 1,</w:t>
      </w:r>
    </w:p>
    <w:p w14:paraId="270C2169"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"question": "Scenario: A project manager is assigned to a new project with a diverse team. What should they do first?",</w:t>
      </w:r>
    </w:p>
    <w:p w14:paraId="176A76E3"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"options": [</w:t>
      </w:r>
    </w:p>
    <w:p w14:paraId="6A5FAFB7"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"Develop the project schedule",</w:t>
      </w:r>
    </w:p>
    <w:p w14:paraId="73E4E3BB"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"Define the project scope and objectives",</w:t>
      </w:r>
    </w:p>
    <w:p w14:paraId="2F017E7C"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"Conduct a risk assessment",</w:t>
      </w:r>
    </w:p>
    <w:p w14:paraId="675E3722"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"Assign tasks to team members"</w:t>
      </w:r>
    </w:p>
    <w:p w14:paraId="2475F642"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
    <w:p w14:paraId="5C7512D3"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"answer": 1,</w:t>
      </w:r>
    </w:p>
    <w:p w14:paraId="1260021F"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"explanation": "Defining scope and objectives aligns the team (Domain 1, Task 2, Google PM Course 2)."</w:t>
      </w:r>
    </w:p>
    <w:p w14:paraId="083E0E18"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
    <w:p w14:paraId="4FAF7659"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w:t>
      </w:r>
    </w:p>
    <w:p w14:paraId="195C270D" w14:textId="77777777" w:rsidR="00A45F3D" w:rsidRPr="00A45F3D" w:rsidRDefault="00A45F3D" w:rsidP="00A45F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A45F3D">
        <w:rPr>
          <w:rFonts w:ascii="Times New Roman" w:eastAsia="Times New Roman" w:hAnsi="Times New Roman" w:cs="Times New Roman"/>
          <w:b/>
          <w:bCs/>
          <w:kern w:val="0"/>
          <w:sz w:val="27"/>
          <w:szCs w:val="27"/>
          <w:lang w:eastAsia="en-CA"/>
          <w14:ligatures w14:val="none"/>
        </w:rPr>
        <w:t>5.3 ReadMe.md (~5 KB, ~70 lines)</w:t>
      </w:r>
    </w:p>
    <w:p w14:paraId="7F52D4B7"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CAPM Mock Exam Platform ReadMe</w:t>
      </w:r>
    </w:p>
    <w:p w14:paraId="27B77D1F"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4547E5DA"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Purpose</w:t>
      </w:r>
    </w:p>
    <w:p w14:paraId="7249C2FF"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This platform provides a realistic mock testing environment for the Certified </w:t>
      </w:r>
      <w:proofErr w:type="gramStart"/>
      <w:r w:rsidRPr="00A45F3D">
        <w:rPr>
          <w:rFonts w:ascii="Courier New" w:eastAsia="Times New Roman" w:hAnsi="Courier New" w:cs="Courier New"/>
          <w:kern w:val="0"/>
          <w:sz w:val="20"/>
          <w:szCs w:val="20"/>
          <w:lang w:eastAsia="en-CA"/>
          <w14:ligatures w14:val="none"/>
        </w:rPr>
        <w:t>Associate in Project Management</w:t>
      </w:r>
      <w:proofErr w:type="gramEnd"/>
      <w:r w:rsidRPr="00A45F3D">
        <w:rPr>
          <w:rFonts w:ascii="Courier New" w:eastAsia="Times New Roman" w:hAnsi="Courier New" w:cs="Courier New"/>
          <w:kern w:val="0"/>
          <w:sz w:val="20"/>
          <w:szCs w:val="20"/>
          <w:lang w:eastAsia="en-CA"/>
          <w14:ligatures w14:val="none"/>
        </w:rPr>
        <w:t xml:space="preserve"> (CAPM) certification, emulating the Pearson VUE exam experience based on the 2023–2025 CAPM Exam Content Outline (ECO). It supports personal study following completion of the Google Project Management Certificate (Courses 1–2 up to Module 2, detailed content for Courses 5–6, samples for Courses 3–4). The application offers Study Mode (immediate feedback) and Timed Exam Mode (3-hour timer, navigation, flagging, review), is hosted locally on Synology DSM Container Manager using the `</w:t>
      </w:r>
      <w:proofErr w:type="spellStart"/>
      <w:r w:rsidRPr="00A45F3D">
        <w:rPr>
          <w:rFonts w:ascii="Courier New" w:eastAsia="Times New Roman" w:hAnsi="Courier New" w:cs="Courier New"/>
          <w:kern w:val="0"/>
          <w:sz w:val="20"/>
          <w:szCs w:val="20"/>
          <w:lang w:eastAsia="en-CA"/>
          <w14:ligatures w14:val="none"/>
        </w:rPr>
        <w:t>Exam_Prep</w:t>
      </w:r>
      <w:proofErr w:type="spellEnd"/>
      <w:r w:rsidRPr="00A45F3D">
        <w:rPr>
          <w:rFonts w:ascii="Courier New" w:eastAsia="Times New Roman" w:hAnsi="Courier New" w:cs="Courier New"/>
          <w:kern w:val="0"/>
          <w:sz w:val="20"/>
          <w:szCs w:val="20"/>
          <w:lang w:eastAsia="en-CA"/>
          <w14:ligatures w14:val="none"/>
        </w:rPr>
        <w:t xml:space="preserve">` shared </w:t>
      </w:r>
      <w:proofErr w:type="gramStart"/>
      <w:r w:rsidRPr="00A45F3D">
        <w:rPr>
          <w:rFonts w:ascii="Courier New" w:eastAsia="Times New Roman" w:hAnsi="Courier New" w:cs="Courier New"/>
          <w:kern w:val="0"/>
          <w:sz w:val="20"/>
          <w:szCs w:val="20"/>
          <w:lang w:eastAsia="en-CA"/>
          <w14:ligatures w14:val="none"/>
        </w:rPr>
        <w:t>folder, and</w:t>
      </w:r>
      <w:proofErr w:type="gramEnd"/>
      <w:r w:rsidRPr="00A45F3D">
        <w:rPr>
          <w:rFonts w:ascii="Courier New" w:eastAsia="Times New Roman" w:hAnsi="Courier New" w:cs="Courier New"/>
          <w:kern w:val="0"/>
          <w:sz w:val="20"/>
          <w:szCs w:val="20"/>
          <w:lang w:eastAsia="en-CA"/>
          <w14:ligatures w14:val="none"/>
        </w:rPr>
        <w:t xml:space="preserve"> is designed for expansion to a 300+ question library for comprehensive assessment.</w:t>
      </w:r>
    </w:p>
    <w:p w14:paraId="12CA9292"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0065AE1B"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Structure</w:t>
      </w:r>
    </w:p>
    <w:p w14:paraId="57D4E4B9"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**Files**:</w:t>
      </w:r>
    </w:p>
    <w:p w14:paraId="1D577FC7"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 `index.html`: Main application file with mode selection, quiz interface, and results.</w:t>
      </w:r>
    </w:p>
    <w:p w14:paraId="40CDACBD"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lastRenderedPageBreak/>
        <w:t xml:space="preserve">  - `</w:t>
      </w:r>
      <w:proofErr w:type="spellStart"/>
      <w:proofErr w:type="gramStart"/>
      <w:r w:rsidRPr="00A45F3D">
        <w:rPr>
          <w:rFonts w:ascii="Courier New" w:eastAsia="Times New Roman" w:hAnsi="Courier New" w:cs="Courier New"/>
          <w:kern w:val="0"/>
          <w:sz w:val="20"/>
          <w:szCs w:val="20"/>
          <w:lang w:eastAsia="en-CA"/>
          <w14:ligatures w14:val="none"/>
        </w:rPr>
        <w:t>questions.json</w:t>
      </w:r>
      <w:proofErr w:type="spellEnd"/>
      <w:proofErr w:type="gramEnd"/>
      <w:r w:rsidRPr="00A45F3D">
        <w:rPr>
          <w:rFonts w:ascii="Courier New" w:eastAsia="Times New Roman" w:hAnsi="Courier New" w:cs="Courier New"/>
          <w:kern w:val="0"/>
          <w:sz w:val="20"/>
          <w:szCs w:val="20"/>
          <w:lang w:eastAsia="en-CA"/>
          <w14:ligatures w14:val="none"/>
        </w:rPr>
        <w:t>`: Question database with 150 questions.</w:t>
      </w:r>
    </w:p>
    <w:p w14:paraId="2D68B863"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 `handover_report.md`: Handover report for next facilitator.</w:t>
      </w:r>
    </w:p>
    <w:p w14:paraId="25766CC2"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 `ReadMe.md`: This documentation.</w:t>
      </w:r>
    </w:p>
    <w:p w14:paraId="4B370A32"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 `docker-</w:t>
      </w:r>
      <w:proofErr w:type="spellStart"/>
      <w:r w:rsidRPr="00A45F3D">
        <w:rPr>
          <w:rFonts w:ascii="Courier New" w:eastAsia="Times New Roman" w:hAnsi="Courier New" w:cs="Courier New"/>
          <w:kern w:val="0"/>
          <w:sz w:val="20"/>
          <w:szCs w:val="20"/>
          <w:lang w:eastAsia="en-CA"/>
          <w14:ligatures w14:val="none"/>
        </w:rPr>
        <w:t>compose.yml</w:t>
      </w:r>
      <w:proofErr w:type="spellEnd"/>
      <w:r w:rsidRPr="00A45F3D">
        <w:rPr>
          <w:rFonts w:ascii="Courier New" w:eastAsia="Times New Roman" w:hAnsi="Courier New" w:cs="Courier New"/>
          <w:kern w:val="0"/>
          <w:sz w:val="20"/>
          <w:szCs w:val="20"/>
          <w:lang w:eastAsia="en-CA"/>
          <w14:ligatures w14:val="none"/>
        </w:rPr>
        <w:t>`: Docker configuration for deployment.</w:t>
      </w:r>
    </w:p>
    <w:p w14:paraId="198EF117"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**Question Library**: 150 questions (54 Domain 1, 26 Domain 2, 30 Domain 3, 40 Domain 4), expandable to 300+.</w:t>
      </w:r>
    </w:p>
    <w:p w14:paraId="1BC3B96D"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**Question Types**: Single-answer multiple choice (60), multiple-selection (30), matching (22, drag-and-drop), sequencing (22, drag-and-drop), scenario-based (16).</w:t>
      </w:r>
    </w:p>
    <w:p w14:paraId="3EAD5BAC"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**Domains**: Aligned with CAPM ECO (1: Fundamentals 36%, 2: Predictive 17%, 3: Agile 20%, 4: Business Analysis 27%).</w:t>
      </w:r>
    </w:p>
    <w:p w14:paraId="1BA29D7E"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**Design**: Cyberpunk Monk palette (dark blue background #0F172A, gray cards #D1D5DB, blue buttons #3B82F6, pink hover #F472B6).</w:t>
      </w:r>
    </w:p>
    <w:p w14:paraId="4880B39B"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**Features**: Study and Timed Exam Modes, navigation (Previous/Next), flagging, review of unanswered/flagged questions, domain review intelligence, Quiz History with mode indication.</w:t>
      </w:r>
    </w:p>
    <w:p w14:paraId="0C770A11"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4DC9EFF6"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Usage</w:t>
      </w:r>
    </w:p>
    <w:p w14:paraId="57079CA3"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1. **Hosting on Synology DSM**:</w:t>
      </w:r>
    </w:p>
    <w:p w14:paraId="5A11051C"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 Create shared folder `</w:t>
      </w:r>
      <w:proofErr w:type="spellStart"/>
      <w:r w:rsidRPr="00A45F3D">
        <w:rPr>
          <w:rFonts w:ascii="Courier New" w:eastAsia="Times New Roman" w:hAnsi="Courier New" w:cs="Courier New"/>
          <w:kern w:val="0"/>
          <w:sz w:val="20"/>
          <w:szCs w:val="20"/>
          <w:lang w:eastAsia="en-CA"/>
          <w14:ligatures w14:val="none"/>
        </w:rPr>
        <w:t>Exam_Prep</w:t>
      </w:r>
      <w:proofErr w:type="spellEnd"/>
      <w:r w:rsidRPr="00A45F3D">
        <w:rPr>
          <w:rFonts w:ascii="Courier New" w:eastAsia="Times New Roman" w:hAnsi="Courier New" w:cs="Courier New"/>
          <w:kern w:val="0"/>
          <w:sz w:val="20"/>
          <w:szCs w:val="20"/>
          <w:lang w:eastAsia="en-CA"/>
          <w14:ligatures w14:val="none"/>
        </w:rPr>
        <w:t>` in DSM Control Panel &gt; Shared Folder, located at `/volume1/</w:t>
      </w:r>
      <w:proofErr w:type="spellStart"/>
      <w:r w:rsidRPr="00A45F3D">
        <w:rPr>
          <w:rFonts w:ascii="Courier New" w:eastAsia="Times New Roman" w:hAnsi="Courier New" w:cs="Courier New"/>
          <w:kern w:val="0"/>
          <w:sz w:val="20"/>
          <w:szCs w:val="20"/>
          <w:lang w:eastAsia="en-CA"/>
          <w14:ligatures w14:val="none"/>
        </w:rPr>
        <w:t>Exam_Prep</w:t>
      </w:r>
      <w:proofErr w:type="spellEnd"/>
      <w:r w:rsidRPr="00A45F3D">
        <w:rPr>
          <w:rFonts w:ascii="Courier New" w:eastAsia="Times New Roman" w:hAnsi="Courier New" w:cs="Courier New"/>
          <w:kern w:val="0"/>
          <w:sz w:val="20"/>
          <w:szCs w:val="20"/>
          <w:lang w:eastAsia="en-CA"/>
          <w14:ligatures w14:val="none"/>
        </w:rPr>
        <w:t>`.</w:t>
      </w:r>
    </w:p>
    <w:p w14:paraId="59FDF297"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 Set permissions: `Read/Write` for `admin`, `</w:t>
      </w:r>
      <w:proofErr w:type="spellStart"/>
      <w:r w:rsidRPr="00A45F3D">
        <w:rPr>
          <w:rFonts w:ascii="Courier New" w:eastAsia="Times New Roman" w:hAnsi="Courier New" w:cs="Courier New"/>
          <w:kern w:val="0"/>
          <w:sz w:val="20"/>
          <w:szCs w:val="20"/>
          <w:lang w:eastAsia="en-CA"/>
          <w14:ligatures w14:val="none"/>
        </w:rPr>
        <w:t>silicastorm</w:t>
      </w:r>
      <w:proofErr w:type="spellEnd"/>
      <w:r w:rsidRPr="00A45F3D">
        <w:rPr>
          <w:rFonts w:ascii="Courier New" w:eastAsia="Times New Roman" w:hAnsi="Courier New" w:cs="Courier New"/>
          <w:kern w:val="0"/>
          <w:sz w:val="20"/>
          <w:szCs w:val="20"/>
          <w:lang w:eastAsia="en-CA"/>
          <w14:ligatures w14:val="none"/>
        </w:rPr>
        <w:t>`, `</w:t>
      </w:r>
      <w:proofErr w:type="spellStart"/>
      <w:r w:rsidRPr="00A45F3D">
        <w:rPr>
          <w:rFonts w:ascii="Courier New" w:eastAsia="Times New Roman" w:hAnsi="Courier New" w:cs="Courier New"/>
          <w:kern w:val="0"/>
          <w:sz w:val="20"/>
          <w:szCs w:val="20"/>
          <w:lang w:eastAsia="en-CA"/>
          <w14:ligatures w14:val="none"/>
        </w:rPr>
        <w:t>gituser</w:t>
      </w:r>
      <w:proofErr w:type="spellEnd"/>
      <w:r w:rsidRPr="00A45F3D">
        <w:rPr>
          <w:rFonts w:ascii="Courier New" w:eastAsia="Times New Roman" w:hAnsi="Courier New" w:cs="Courier New"/>
          <w:kern w:val="0"/>
          <w:sz w:val="20"/>
          <w:szCs w:val="20"/>
          <w:lang w:eastAsia="en-CA"/>
          <w14:ligatures w14:val="none"/>
        </w:rPr>
        <w:t>`; `</w:t>
      </w:r>
      <w:proofErr w:type="spellStart"/>
      <w:r w:rsidRPr="00A45F3D">
        <w:rPr>
          <w:rFonts w:ascii="Courier New" w:eastAsia="Times New Roman" w:hAnsi="Courier New" w:cs="Courier New"/>
          <w:kern w:val="0"/>
          <w:sz w:val="20"/>
          <w:szCs w:val="20"/>
          <w:lang w:eastAsia="en-CA"/>
          <w14:ligatures w14:val="none"/>
        </w:rPr>
        <w:t>ReadOnly</w:t>
      </w:r>
      <w:proofErr w:type="spellEnd"/>
      <w:r w:rsidRPr="00A45F3D">
        <w:rPr>
          <w:rFonts w:ascii="Courier New" w:eastAsia="Times New Roman" w:hAnsi="Courier New" w:cs="Courier New"/>
          <w:kern w:val="0"/>
          <w:sz w:val="20"/>
          <w:szCs w:val="20"/>
          <w:lang w:eastAsia="en-CA"/>
          <w14:ligatures w14:val="none"/>
        </w:rPr>
        <w:t>` for `Guest`.</w:t>
      </w:r>
    </w:p>
    <w:p w14:paraId="7E506883"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 Upload files to `/volume1/</w:t>
      </w:r>
      <w:proofErr w:type="spellStart"/>
      <w:r w:rsidRPr="00A45F3D">
        <w:rPr>
          <w:rFonts w:ascii="Courier New" w:eastAsia="Times New Roman" w:hAnsi="Courier New" w:cs="Courier New"/>
          <w:kern w:val="0"/>
          <w:sz w:val="20"/>
          <w:szCs w:val="20"/>
          <w:lang w:eastAsia="en-CA"/>
          <w14:ligatures w14:val="none"/>
        </w:rPr>
        <w:t>Exam_Prep</w:t>
      </w:r>
      <w:proofErr w:type="spellEnd"/>
      <w:r w:rsidRPr="00A45F3D">
        <w:rPr>
          <w:rFonts w:ascii="Courier New" w:eastAsia="Times New Roman" w:hAnsi="Courier New" w:cs="Courier New"/>
          <w:kern w:val="0"/>
          <w:sz w:val="20"/>
          <w:szCs w:val="20"/>
          <w:lang w:eastAsia="en-CA"/>
          <w14:ligatures w14:val="none"/>
        </w:rPr>
        <w:t>/html` via File Station.</w:t>
      </w:r>
    </w:p>
    <w:p w14:paraId="6DC66BBD"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 Use Docker Compose:</w:t>
      </w:r>
    </w:p>
    <w:p w14:paraId="70201F21"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
    <w:p w14:paraId="1B571D5E"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version: '3.8'</w:t>
      </w:r>
    </w:p>
    <w:p w14:paraId="780E53AC"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services:</w:t>
      </w:r>
    </w:p>
    <w:p w14:paraId="58ACD3FC"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quiz-web:</w:t>
      </w:r>
    </w:p>
    <w:p w14:paraId="794D56F7"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image: </w:t>
      </w:r>
      <w:proofErr w:type="spellStart"/>
      <w:proofErr w:type="gramStart"/>
      <w:r w:rsidRPr="00A45F3D">
        <w:rPr>
          <w:rFonts w:ascii="Courier New" w:eastAsia="Times New Roman" w:hAnsi="Courier New" w:cs="Courier New"/>
          <w:kern w:val="0"/>
          <w:sz w:val="20"/>
          <w:szCs w:val="20"/>
          <w:lang w:eastAsia="en-CA"/>
          <w14:ligatures w14:val="none"/>
        </w:rPr>
        <w:t>nginx:latest</w:t>
      </w:r>
      <w:proofErr w:type="spellEnd"/>
      <w:proofErr w:type="gramEnd"/>
    </w:p>
    <w:p w14:paraId="270E3B91"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roofErr w:type="spellStart"/>
      <w:r w:rsidRPr="00A45F3D">
        <w:rPr>
          <w:rFonts w:ascii="Courier New" w:eastAsia="Times New Roman" w:hAnsi="Courier New" w:cs="Courier New"/>
          <w:kern w:val="0"/>
          <w:sz w:val="20"/>
          <w:szCs w:val="20"/>
          <w:lang w:eastAsia="en-CA"/>
          <w14:ligatures w14:val="none"/>
        </w:rPr>
        <w:t>container_name</w:t>
      </w:r>
      <w:proofErr w:type="spellEnd"/>
      <w:r w:rsidRPr="00A45F3D">
        <w:rPr>
          <w:rFonts w:ascii="Courier New" w:eastAsia="Times New Roman" w:hAnsi="Courier New" w:cs="Courier New"/>
          <w:kern w:val="0"/>
          <w:sz w:val="20"/>
          <w:szCs w:val="20"/>
          <w:lang w:eastAsia="en-CA"/>
          <w14:ligatures w14:val="none"/>
        </w:rPr>
        <w:t>: quiz-app</w:t>
      </w:r>
    </w:p>
    <w:p w14:paraId="680FEAA3"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ports:</w:t>
      </w:r>
    </w:p>
    <w:p w14:paraId="45A95B90"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 "8081:80"</w:t>
      </w:r>
    </w:p>
    <w:p w14:paraId="0D2A6FD1"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volumes:</w:t>
      </w:r>
    </w:p>
    <w:p w14:paraId="301069DC"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 /volume1/</w:t>
      </w:r>
      <w:proofErr w:type="spellStart"/>
      <w:r w:rsidRPr="00A45F3D">
        <w:rPr>
          <w:rFonts w:ascii="Courier New" w:eastAsia="Times New Roman" w:hAnsi="Courier New" w:cs="Courier New"/>
          <w:kern w:val="0"/>
          <w:sz w:val="20"/>
          <w:szCs w:val="20"/>
          <w:lang w:eastAsia="en-CA"/>
          <w14:ligatures w14:val="none"/>
        </w:rPr>
        <w:t>Exam_Prep</w:t>
      </w:r>
      <w:proofErr w:type="spellEnd"/>
      <w:r w:rsidRPr="00A45F3D">
        <w:rPr>
          <w:rFonts w:ascii="Courier New" w:eastAsia="Times New Roman" w:hAnsi="Courier New" w:cs="Courier New"/>
          <w:kern w:val="0"/>
          <w:sz w:val="20"/>
          <w:szCs w:val="20"/>
          <w:lang w:eastAsia="en-CA"/>
          <w14:ligatures w14:val="none"/>
        </w:rPr>
        <w:t>/html:/</w:t>
      </w:r>
      <w:proofErr w:type="spellStart"/>
      <w:r w:rsidRPr="00A45F3D">
        <w:rPr>
          <w:rFonts w:ascii="Courier New" w:eastAsia="Times New Roman" w:hAnsi="Courier New" w:cs="Courier New"/>
          <w:kern w:val="0"/>
          <w:sz w:val="20"/>
          <w:szCs w:val="20"/>
          <w:lang w:eastAsia="en-CA"/>
          <w14:ligatures w14:val="none"/>
        </w:rPr>
        <w:t>usr</w:t>
      </w:r>
      <w:proofErr w:type="spellEnd"/>
      <w:r w:rsidRPr="00A45F3D">
        <w:rPr>
          <w:rFonts w:ascii="Courier New" w:eastAsia="Times New Roman" w:hAnsi="Courier New" w:cs="Courier New"/>
          <w:kern w:val="0"/>
          <w:sz w:val="20"/>
          <w:szCs w:val="20"/>
          <w:lang w:eastAsia="en-CA"/>
          <w14:ligatures w14:val="none"/>
        </w:rPr>
        <w:t>/share/nginx/</w:t>
      </w:r>
      <w:proofErr w:type="spellStart"/>
      <w:r w:rsidRPr="00A45F3D">
        <w:rPr>
          <w:rFonts w:ascii="Courier New" w:eastAsia="Times New Roman" w:hAnsi="Courier New" w:cs="Courier New"/>
          <w:kern w:val="0"/>
          <w:sz w:val="20"/>
          <w:szCs w:val="20"/>
          <w:lang w:eastAsia="en-CA"/>
          <w14:ligatures w14:val="none"/>
        </w:rPr>
        <w:t>html:ro</w:t>
      </w:r>
      <w:proofErr w:type="spellEnd"/>
    </w:p>
    <w:p w14:paraId="00B9FAF6"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restart: unless-stopped</w:t>
      </w:r>
    </w:p>
    <w:p w14:paraId="79DD6144"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
    <w:p w14:paraId="3CE96CDC"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 Save as `docker-</w:t>
      </w:r>
      <w:proofErr w:type="spellStart"/>
      <w:r w:rsidRPr="00A45F3D">
        <w:rPr>
          <w:rFonts w:ascii="Courier New" w:eastAsia="Times New Roman" w:hAnsi="Courier New" w:cs="Courier New"/>
          <w:kern w:val="0"/>
          <w:sz w:val="20"/>
          <w:szCs w:val="20"/>
          <w:lang w:eastAsia="en-CA"/>
          <w14:ligatures w14:val="none"/>
        </w:rPr>
        <w:t>compose.yml</w:t>
      </w:r>
      <w:proofErr w:type="spellEnd"/>
      <w:r w:rsidRPr="00A45F3D">
        <w:rPr>
          <w:rFonts w:ascii="Courier New" w:eastAsia="Times New Roman" w:hAnsi="Courier New" w:cs="Courier New"/>
          <w:kern w:val="0"/>
          <w:sz w:val="20"/>
          <w:szCs w:val="20"/>
          <w:lang w:eastAsia="en-CA"/>
          <w14:ligatures w14:val="none"/>
        </w:rPr>
        <w:t>` in `/volume1/</w:t>
      </w:r>
      <w:proofErr w:type="spellStart"/>
      <w:r w:rsidRPr="00A45F3D">
        <w:rPr>
          <w:rFonts w:ascii="Courier New" w:eastAsia="Times New Roman" w:hAnsi="Courier New" w:cs="Courier New"/>
          <w:kern w:val="0"/>
          <w:sz w:val="20"/>
          <w:szCs w:val="20"/>
          <w:lang w:eastAsia="en-CA"/>
          <w14:ligatures w14:val="none"/>
        </w:rPr>
        <w:t>Exam_Prep</w:t>
      </w:r>
      <w:proofErr w:type="spellEnd"/>
      <w:r w:rsidRPr="00A45F3D">
        <w:rPr>
          <w:rFonts w:ascii="Courier New" w:eastAsia="Times New Roman" w:hAnsi="Courier New" w:cs="Courier New"/>
          <w:kern w:val="0"/>
          <w:sz w:val="20"/>
          <w:szCs w:val="20"/>
          <w:lang w:eastAsia="en-CA"/>
          <w14:ligatures w14:val="none"/>
        </w:rPr>
        <w:t>`.</w:t>
      </w:r>
    </w:p>
    <w:p w14:paraId="6201FC60"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 Deploy via Container Manager &gt; Project &gt; Import.</w:t>
      </w:r>
    </w:p>
    <w:p w14:paraId="013BE185"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 Access at http://192.168.1.248:8081/index.html.</w:t>
      </w:r>
    </w:p>
    <w:p w14:paraId="71475B58"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5988295E"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2. **Modes**:</w:t>
      </w:r>
    </w:p>
    <w:p w14:paraId="57A7DDD4"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 **Study Mode**: Immediate feedback with explanations, select module/range.</w:t>
      </w:r>
    </w:p>
    <w:p w14:paraId="5DF5F052"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 **Timed Exam Mode**: 3-hour timer, no feedback until end, navigation, flagging, review unanswered/flagged.</w:t>
      </w:r>
    </w:p>
    <w:p w14:paraId="3F115F9E"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188E0479"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3. **Review Intelligence**: Results show error counts and rates per domain (e.g., "Domain 1: 5 errors (33.33% error rate)") to guide study planning.</w:t>
      </w:r>
    </w:p>
    <w:p w14:paraId="1B4E41CB"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243EC630"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4. **Quiz History**: Tracks results with mode indication (e.g., "31/07/2025, 11:44:55: 5/5 (100.00%) [Timed Exam Mode]").</w:t>
      </w:r>
    </w:p>
    <w:p w14:paraId="1745F72E"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72286E15"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Development Notes</w:t>
      </w:r>
    </w:p>
    <w:p w14:paraId="14141BAF"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**Version**: 1.4.0 (Streamlined for RAM efficiency, separated </w:t>
      </w:r>
      <w:proofErr w:type="spellStart"/>
      <w:proofErr w:type="gramStart"/>
      <w:r w:rsidRPr="00A45F3D">
        <w:rPr>
          <w:rFonts w:ascii="Courier New" w:eastAsia="Times New Roman" w:hAnsi="Courier New" w:cs="Courier New"/>
          <w:kern w:val="0"/>
          <w:sz w:val="20"/>
          <w:szCs w:val="20"/>
          <w:lang w:eastAsia="en-CA"/>
          <w14:ligatures w14:val="none"/>
        </w:rPr>
        <w:t>questions.json</w:t>
      </w:r>
      <w:proofErr w:type="spellEnd"/>
      <w:proofErr w:type="gramEnd"/>
      <w:r w:rsidRPr="00A45F3D">
        <w:rPr>
          <w:rFonts w:ascii="Courier New" w:eastAsia="Times New Roman" w:hAnsi="Courier New" w:cs="Courier New"/>
          <w:kern w:val="0"/>
          <w:sz w:val="20"/>
          <w:szCs w:val="20"/>
          <w:lang w:eastAsia="en-CA"/>
          <w14:ligatures w14:val="none"/>
        </w:rPr>
        <w:t>).</w:t>
      </w:r>
    </w:p>
    <w:p w14:paraId="6276CC62"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lastRenderedPageBreak/>
        <w:t>- **Alignment**: Questions map to Google PM Certificate (Courses 1–2 for Domain 1, Course 2 Modules 3–4 for Domain 2, Courses 5–6 for Domains 3–4, samples for Courses 3–4).</w:t>
      </w:r>
    </w:p>
    <w:p w14:paraId="028BB435"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**CAPM Emulation**: 150 questions, 3 hours, ECO domains, diverse types (no hot spot), with plan to expand to 300+ for deeper practice.</w:t>
      </w:r>
    </w:p>
    <w:p w14:paraId="448CF83F"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**Quality Assurance**: Questions aligned with PMI standards, verified against ECO tasks, with detailed explanations.</w:t>
      </w:r>
    </w:p>
    <w:p w14:paraId="6F1C5C0F"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**GitHub Integration**: `</w:t>
      </w:r>
      <w:proofErr w:type="spellStart"/>
      <w:r w:rsidRPr="00A45F3D">
        <w:rPr>
          <w:rFonts w:ascii="Courier New" w:eastAsia="Times New Roman" w:hAnsi="Courier New" w:cs="Courier New"/>
          <w:kern w:val="0"/>
          <w:sz w:val="20"/>
          <w:szCs w:val="20"/>
          <w:lang w:eastAsia="en-CA"/>
          <w14:ligatures w14:val="none"/>
        </w:rPr>
        <w:t>gituser</w:t>
      </w:r>
      <w:proofErr w:type="spellEnd"/>
      <w:r w:rsidRPr="00A45F3D">
        <w:rPr>
          <w:rFonts w:ascii="Courier New" w:eastAsia="Times New Roman" w:hAnsi="Courier New" w:cs="Courier New"/>
          <w:kern w:val="0"/>
          <w:sz w:val="20"/>
          <w:szCs w:val="20"/>
          <w:lang w:eastAsia="en-CA"/>
          <w14:ligatures w14:val="none"/>
        </w:rPr>
        <w:t>` has `Read/Write` access to `/volume1/</w:t>
      </w:r>
      <w:proofErr w:type="spellStart"/>
      <w:r w:rsidRPr="00A45F3D">
        <w:rPr>
          <w:rFonts w:ascii="Courier New" w:eastAsia="Times New Roman" w:hAnsi="Courier New" w:cs="Courier New"/>
          <w:kern w:val="0"/>
          <w:sz w:val="20"/>
          <w:szCs w:val="20"/>
          <w:lang w:eastAsia="en-CA"/>
          <w14:ligatures w14:val="none"/>
        </w:rPr>
        <w:t>Exam_Prep</w:t>
      </w:r>
      <w:proofErr w:type="spellEnd"/>
      <w:r w:rsidRPr="00A45F3D">
        <w:rPr>
          <w:rFonts w:ascii="Courier New" w:eastAsia="Times New Roman" w:hAnsi="Courier New" w:cs="Courier New"/>
          <w:kern w:val="0"/>
          <w:sz w:val="20"/>
          <w:szCs w:val="20"/>
          <w:lang w:eastAsia="en-CA"/>
          <w14:ligatures w14:val="none"/>
        </w:rPr>
        <w:t>` for future repository sync.</w:t>
      </w:r>
    </w:p>
    <w:p w14:paraId="2E048DC2"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**Future Updates**: Expand library to 300+ questions using verified sources (e.g., </w:t>
      </w:r>
      <w:proofErr w:type="spellStart"/>
      <w:r w:rsidRPr="00A45F3D">
        <w:rPr>
          <w:rFonts w:ascii="Courier New" w:eastAsia="Times New Roman" w:hAnsi="Courier New" w:cs="Courier New"/>
          <w:kern w:val="0"/>
          <w:sz w:val="20"/>
          <w:szCs w:val="20"/>
          <w:lang w:eastAsia="en-CA"/>
          <w14:ligatures w14:val="none"/>
        </w:rPr>
        <w:t>Mometrix</w:t>
      </w:r>
      <w:proofErr w:type="spellEnd"/>
      <w:r w:rsidRPr="00A45F3D">
        <w:rPr>
          <w:rFonts w:ascii="Courier New" w:eastAsia="Times New Roman" w:hAnsi="Courier New" w:cs="Courier New"/>
          <w:kern w:val="0"/>
          <w:sz w:val="20"/>
          <w:szCs w:val="20"/>
          <w:lang w:eastAsia="en-CA"/>
          <w14:ligatures w14:val="none"/>
        </w:rPr>
        <w:t>, PMI), integrate with portfolio, or add analytics.</w:t>
      </w:r>
    </w:p>
    <w:p w14:paraId="7FBF0AF0"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**Owner**: Andrew John Holland.</w:t>
      </w:r>
    </w:p>
    <w:p w14:paraId="5F13939E"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
    <w:p w14:paraId="0D130D1D"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Change Log</w:t>
      </w:r>
    </w:p>
    <w:p w14:paraId="2EEAB68D"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1. [2025-07-31] Initial version with mode selection and 20 questions (ID: 3675a440-f713-4627-87b8-636af0448b4f).</w:t>
      </w:r>
    </w:p>
    <w:p w14:paraId="7D6A0EB8"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2. [2025-07-31] Added palette and style (ID: 3675a440-f713-4627-87b8-636af0448b4f).</w:t>
      </w:r>
    </w:p>
    <w:p w14:paraId="68C39E54"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3. [2025-07-31] Fixed runtime error, expanded to 60 questions, refined drag-and-drop (ID: 0f0c857c-0ac7-4ef1-b9d9-e477faab987a).</w:t>
      </w:r>
    </w:p>
    <w:p w14:paraId="339DF587"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4. [2025-07-31] Expanded to 150 questions, updated for </w:t>
      </w:r>
      <w:proofErr w:type="spellStart"/>
      <w:r w:rsidRPr="00A45F3D">
        <w:rPr>
          <w:rFonts w:ascii="Courier New" w:eastAsia="Times New Roman" w:hAnsi="Courier New" w:cs="Courier New"/>
          <w:kern w:val="0"/>
          <w:sz w:val="20"/>
          <w:szCs w:val="20"/>
          <w:lang w:eastAsia="en-CA"/>
          <w14:ligatures w14:val="none"/>
        </w:rPr>
        <w:t>Exam_Prep</w:t>
      </w:r>
      <w:proofErr w:type="spellEnd"/>
      <w:r w:rsidRPr="00A45F3D">
        <w:rPr>
          <w:rFonts w:ascii="Courier New" w:eastAsia="Times New Roman" w:hAnsi="Courier New" w:cs="Courier New"/>
          <w:kern w:val="0"/>
          <w:sz w:val="20"/>
          <w:szCs w:val="20"/>
          <w:lang w:eastAsia="en-CA"/>
          <w14:ligatures w14:val="none"/>
        </w:rPr>
        <w:t xml:space="preserve"> shared folder (ID: 5f6a7b8c-c9d0-4e1a-a2b3-f4a5b6c7d8e9).</w:t>
      </w:r>
    </w:p>
    <w:p w14:paraId="4DE0FCEE" w14:textId="77777777" w:rsidR="00A45F3D" w:rsidRPr="00A45F3D" w:rsidRDefault="00A45F3D" w:rsidP="00A45F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A45F3D">
        <w:rPr>
          <w:rFonts w:ascii="Times New Roman" w:eastAsia="Times New Roman" w:hAnsi="Times New Roman" w:cs="Times New Roman"/>
          <w:b/>
          <w:bCs/>
          <w:kern w:val="0"/>
          <w:sz w:val="27"/>
          <w:szCs w:val="27"/>
          <w:lang w:eastAsia="en-CA"/>
          <w14:ligatures w14:val="none"/>
        </w:rPr>
        <w:t>5.4 docker-</w:t>
      </w:r>
      <w:proofErr w:type="spellStart"/>
      <w:r w:rsidRPr="00A45F3D">
        <w:rPr>
          <w:rFonts w:ascii="Times New Roman" w:eastAsia="Times New Roman" w:hAnsi="Times New Roman" w:cs="Times New Roman"/>
          <w:b/>
          <w:bCs/>
          <w:kern w:val="0"/>
          <w:sz w:val="27"/>
          <w:szCs w:val="27"/>
          <w:lang w:eastAsia="en-CA"/>
          <w14:ligatures w14:val="none"/>
        </w:rPr>
        <w:t>compose.yml</w:t>
      </w:r>
      <w:proofErr w:type="spellEnd"/>
      <w:r w:rsidRPr="00A45F3D">
        <w:rPr>
          <w:rFonts w:ascii="Times New Roman" w:eastAsia="Times New Roman" w:hAnsi="Times New Roman" w:cs="Times New Roman"/>
          <w:b/>
          <w:bCs/>
          <w:kern w:val="0"/>
          <w:sz w:val="27"/>
          <w:szCs w:val="27"/>
          <w:lang w:eastAsia="en-CA"/>
          <w14:ligatures w14:val="none"/>
        </w:rPr>
        <w:t xml:space="preserve"> (~1 KB, ~10 lines)</w:t>
      </w:r>
    </w:p>
    <w:p w14:paraId="4B541BD7"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version: '3.8'</w:t>
      </w:r>
    </w:p>
    <w:p w14:paraId="74BCD7BA"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services:</w:t>
      </w:r>
    </w:p>
    <w:p w14:paraId="0BACE57F"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quiz-web:</w:t>
      </w:r>
    </w:p>
    <w:p w14:paraId="02ECF469"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image: </w:t>
      </w:r>
      <w:proofErr w:type="spellStart"/>
      <w:proofErr w:type="gramStart"/>
      <w:r w:rsidRPr="00A45F3D">
        <w:rPr>
          <w:rFonts w:ascii="Courier New" w:eastAsia="Times New Roman" w:hAnsi="Courier New" w:cs="Courier New"/>
          <w:kern w:val="0"/>
          <w:sz w:val="20"/>
          <w:szCs w:val="20"/>
          <w:lang w:eastAsia="en-CA"/>
          <w14:ligatures w14:val="none"/>
        </w:rPr>
        <w:t>nginx:latest</w:t>
      </w:r>
      <w:proofErr w:type="spellEnd"/>
      <w:proofErr w:type="gramEnd"/>
    </w:p>
    <w:p w14:paraId="57690742"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w:t>
      </w:r>
      <w:proofErr w:type="spellStart"/>
      <w:r w:rsidRPr="00A45F3D">
        <w:rPr>
          <w:rFonts w:ascii="Courier New" w:eastAsia="Times New Roman" w:hAnsi="Courier New" w:cs="Courier New"/>
          <w:kern w:val="0"/>
          <w:sz w:val="20"/>
          <w:szCs w:val="20"/>
          <w:lang w:eastAsia="en-CA"/>
          <w14:ligatures w14:val="none"/>
        </w:rPr>
        <w:t>container_name</w:t>
      </w:r>
      <w:proofErr w:type="spellEnd"/>
      <w:r w:rsidRPr="00A45F3D">
        <w:rPr>
          <w:rFonts w:ascii="Courier New" w:eastAsia="Times New Roman" w:hAnsi="Courier New" w:cs="Courier New"/>
          <w:kern w:val="0"/>
          <w:sz w:val="20"/>
          <w:szCs w:val="20"/>
          <w:lang w:eastAsia="en-CA"/>
          <w14:ligatures w14:val="none"/>
        </w:rPr>
        <w:t xml:space="preserve">: </w:t>
      </w:r>
      <w:proofErr w:type="spellStart"/>
      <w:r w:rsidRPr="00A45F3D">
        <w:rPr>
          <w:rFonts w:ascii="Courier New" w:eastAsia="Times New Roman" w:hAnsi="Courier New" w:cs="Courier New"/>
          <w:kern w:val="0"/>
          <w:sz w:val="20"/>
          <w:szCs w:val="20"/>
          <w:lang w:eastAsia="en-CA"/>
          <w14:ligatures w14:val="none"/>
        </w:rPr>
        <w:t>capm</w:t>
      </w:r>
      <w:proofErr w:type="spellEnd"/>
      <w:r w:rsidRPr="00A45F3D">
        <w:rPr>
          <w:rFonts w:ascii="Courier New" w:eastAsia="Times New Roman" w:hAnsi="Courier New" w:cs="Courier New"/>
          <w:kern w:val="0"/>
          <w:sz w:val="20"/>
          <w:szCs w:val="20"/>
          <w:lang w:eastAsia="en-CA"/>
          <w14:ligatures w14:val="none"/>
        </w:rPr>
        <w:t>-quiz</w:t>
      </w:r>
    </w:p>
    <w:p w14:paraId="734841C6"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ports:</w:t>
      </w:r>
    </w:p>
    <w:p w14:paraId="36102EC2"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 "8081:80"</w:t>
      </w:r>
    </w:p>
    <w:p w14:paraId="25DE9C9F"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volumes:</w:t>
      </w:r>
    </w:p>
    <w:p w14:paraId="682B58ED"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 /volume1/</w:t>
      </w:r>
      <w:proofErr w:type="spellStart"/>
      <w:r w:rsidRPr="00A45F3D">
        <w:rPr>
          <w:rFonts w:ascii="Courier New" w:eastAsia="Times New Roman" w:hAnsi="Courier New" w:cs="Courier New"/>
          <w:kern w:val="0"/>
          <w:sz w:val="20"/>
          <w:szCs w:val="20"/>
          <w:lang w:eastAsia="en-CA"/>
          <w14:ligatures w14:val="none"/>
        </w:rPr>
        <w:t>Exam_Prep</w:t>
      </w:r>
      <w:proofErr w:type="spellEnd"/>
      <w:r w:rsidRPr="00A45F3D">
        <w:rPr>
          <w:rFonts w:ascii="Courier New" w:eastAsia="Times New Roman" w:hAnsi="Courier New" w:cs="Courier New"/>
          <w:kern w:val="0"/>
          <w:sz w:val="20"/>
          <w:szCs w:val="20"/>
          <w:lang w:eastAsia="en-CA"/>
          <w14:ligatures w14:val="none"/>
        </w:rPr>
        <w:t>/html:/</w:t>
      </w:r>
      <w:proofErr w:type="spellStart"/>
      <w:r w:rsidRPr="00A45F3D">
        <w:rPr>
          <w:rFonts w:ascii="Courier New" w:eastAsia="Times New Roman" w:hAnsi="Courier New" w:cs="Courier New"/>
          <w:kern w:val="0"/>
          <w:sz w:val="20"/>
          <w:szCs w:val="20"/>
          <w:lang w:eastAsia="en-CA"/>
          <w14:ligatures w14:val="none"/>
        </w:rPr>
        <w:t>usr</w:t>
      </w:r>
      <w:proofErr w:type="spellEnd"/>
      <w:r w:rsidRPr="00A45F3D">
        <w:rPr>
          <w:rFonts w:ascii="Courier New" w:eastAsia="Times New Roman" w:hAnsi="Courier New" w:cs="Courier New"/>
          <w:kern w:val="0"/>
          <w:sz w:val="20"/>
          <w:szCs w:val="20"/>
          <w:lang w:eastAsia="en-CA"/>
          <w14:ligatures w14:val="none"/>
        </w:rPr>
        <w:t>/share/nginx/</w:t>
      </w:r>
      <w:proofErr w:type="spellStart"/>
      <w:r w:rsidRPr="00A45F3D">
        <w:rPr>
          <w:rFonts w:ascii="Courier New" w:eastAsia="Times New Roman" w:hAnsi="Courier New" w:cs="Courier New"/>
          <w:kern w:val="0"/>
          <w:sz w:val="20"/>
          <w:szCs w:val="20"/>
          <w:lang w:eastAsia="en-CA"/>
          <w14:ligatures w14:val="none"/>
        </w:rPr>
        <w:t>html:ro</w:t>
      </w:r>
      <w:proofErr w:type="spellEnd"/>
    </w:p>
    <w:p w14:paraId="61FF5BC8" w14:textId="77777777" w:rsidR="00A45F3D" w:rsidRPr="00A45F3D" w:rsidRDefault="00A45F3D" w:rsidP="00A4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 xml:space="preserve">    restart: unless-stopped</w:t>
      </w:r>
    </w:p>
    <w:p w14:paraId="1C70DFC6" w14:textId="77777777" w:rsidR="00A45F3D" w:rsidRPr="00A45F3D" w:rsidRDefault="00A45F3D" w:rsidP="00A45F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A45F3D">
        <w:rPr>
          <w:rFonts w:ascii="Times New Roman" w:eastAsia="Times New Roman" w:hAnsi="Times New Roman" w:cs="Times New Roman"/>
          <w:b/>
          <w:bCs/>
          <w:kern w:val="0"/>
          <w:sz w:val="27"/>
          <w:szCs w:val="27"/>
          <w:lang w:eastAsia="en-CA"/>
          <w14:ligatures w14:val="none"/>
        </w:rPr>
        <w:t>5.5 handover_report.md (~5 KB, ~100 lines)</w:t>
      </w:r>
    </w:p>
    <w:p w14:paraId="314579C9" w14:textId="77777777" w:rsidR="00A45F3D" w:rsidRPr="00A45F3D" w:rsidRDefault="00A45F3D" w:rsidP="00A45F3D">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i/>
          <w:iCs/>
          <w:kern w:val="0"/>
          <w:sz w:val="24"/>
          <w:szCs w:val="24"/>
          <w:lang w:eastAsia="en-CA"/>
          <w14:ligatures w14:val="none"/>
        </w:rPr>
        <w:t>Note</w:t>
      </w:r>
      <w:r w:rsidRPr="00A45F3D">
        <w:rPr>
          <w:rFonts w:ascii="Times New Roman" w:eastAsia="Times New Roman" w:hAnsi="Times New Roman" w:cs="Times New Roman"/>
          <w:kern w:val="0"/>
          <w:sz w:val="24"/>
          <w:szCs w:val="24"/>
          <w:lang w:eastAsia="en-CA"/>
          <w14:ligatures w14:val="none"/>
        </w:rPr>
        <w:t xml:space="preserve">: This is the current file, to be saved as </w:t>
      </w:r>
      <w:r w:rsidRPr="00A45F3D">
        <w:rPr>
          <w:rFonts w:ascii="Courier New" w:eastAsia="Times New Roman" w:hAnsi="Courier New" w:cs="Courier New"/>
          <w:kern w:val="0"/>
          <w:sz w:val="20"/>
          <w:szCs w:val="20"/>
          <w:lang w:eastAsia="en-CA"/>
          <w14:ligatures w14:val="none"/>
        </w:rPr>
        <w:t>handover_report.md</w:t>
      </w:r>
      <w:r w:rsidRPr="00A45F3D">
        <w:rPr>
          <w:rFonts w:ascii="Times New Roman" w:eastAsia="Times New Roman" w:hAnsi="Times New Roman" w:cs="Times New Roman"/>
          <w:kern w:val="0"/>
          <w:sz w:val="24"/>
          <w:szCs w:val="24"/>
          <w:lang w:eastAsia="en-CA"/>
          <w14:ligatures w14:val="none"/>
        </w:rPr>
        <w:t>.</w:t>
      </w:r>
    </w:p>
    <w:p w14:paraId="515DD91A" w14:textId="77777777" w:rsidR="00A45F3D" w:rsidRPr="00A45F3D" w:rsidRDefault="00A45F3D" w:rsidP="00A45F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A45F3D">
        <w:rPr>
          <w:rFonts w:ascii="Times New Roman" w:eastAsia="Times New Roman" w:hAnsi="Times New Roman" w:cs="Times New Roman"/>
          <w:b/>
          <w:bCs/>
          <w:kern w:val="0"/>
          <w:sz w:val="36"/>
          <w:szCs w:val="36"/>
          <w:lang w:eastAsia="en-CA"/>
          <w14:ligatures w14:val="none"/>
        </w:rPr>
        <w:t>6. Project Plan</w:t>
      </w:r>
    </w:p>
    <w:p w14:paraId="185EA66B" w14:textId="77777777" w:rsidR="00A45F3D" w:rsidRPr="00A45F3D" w:rsidRDefault="00A45F3D" w:rsidP="00A45F3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b/>
          <w:bCs/>
          <w:kern w:val="0"/>
          <w:sz w:val="24"/>
          <w:szCs w:val="24"/>
          <w:lang w:eastAsia="en-CA"/>
          <w14:ligatures w14:val="none"/>
        </w:rPr>
        <w:t>Deployment</w:t>
      </w:r>
      <w:r w:rsidRPr="00A45F3D">
        <w:rPr>
          <w:rFonts w:ascii="Times New Roman" w:eastAsia="Times New Roman" w:hAnsi="Times New Roman" w:cs="Times New Roman"/>
          <w:kern w:val="0"/>
          <w:sz w:val="24"/>
          <w:szCs w:val="24"/>
          <w:lang w:eastAsia="en-CA"/>
          <w14:ligatures w14:val="none"/>
        </w:rPr>
        <w:t>:</w:t>
      </w:r>
    </w:p>
    <w:p w14:paraId="022326E6" w14:textId="77777777" w:rsidR="00A45F3D" w:rsidRPr="00A45F3D" w:rsidRDefault="00A45F3D" w:rsidP="00A45F3D">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Verify local files:</w:t>
      </w:r>
    </w:p>
    <w:p w14:paraId="1997F8BC" w14:textId="77777777" w:rsidR="00A45F3D" w:rsidRPr="00A45F3D" w:rsidRDefault="00A45F3D" w:rsidP="00A45F3D">
      <w:pPr>
        <w:numPr>
          <w:ilvl w:val="1"/>
          <w:numId w:val="9"/>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cd M:\OneDrive\Documents\GitHub\CAPM_Mock_Exam_Platform</w:t>
      </w:r>
    </w:p>
    <w:p w14:paraId="762DFA18" w14:textId="77777777" w:rsidR="00A45F3D" w:rsidRPr="00A45F3D" w:rsidRDefault="00A45F3D" w:rsidP="00A45F3D">
      <w:pPr>
        <w:numPr>
          <w:ilvl w:val="1"/>
          <w:numId w:val="9"/>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proofErr w:type="spellStart"/>
      <w:r w:rsidRPr="00A45F3D">
        <w:rPr>
          <w:rFonts w:ascii="Courier New" w:eastAsia="Times New Roman" w:hAnsi="Courier New" w:cs="Courier New"/>
          <w:kern w:val="0"/>
          <w:sz w:val="20"/>
          <w:szCs w:val="20"/>
          <w:lang w:eastAsia="en-CA"/>
          <w14:ligatures w14:val="none"/>
        </w:rPr>
        <w:t>dir</w:t>
      </w:r>
      <w:proofErr w:type="spellEnd"/>
    </w:p>
    <w:p w14:paraId="5CE06B98" w14:textId="77777777" w:rsidR="00A45F3D" w:rsidRPr="00A45F3D" w:rsidRDefault="00A45F3D" w:rsidP="00A45F3D">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 xml:space="preserve">Create </w:t>
      </w:r>
      <w:r w:rsidRPr="00A45F3D">
        <w:rPr>
          <w:rFonts w:ascii="Courier New" w:eastAsia="Times New Roman" w:hAnsi="Courier New" w:cs="Courier New"/>
          <w:kern w:val="0"/>
          <w:sz w:val="20"/>
          <w:szCs w:val="20"/>
          <w:lang w:eastAsia="en-CA"/>
          <w14:ligatures w14:val="none"/>
        </w:rPr>
        <w:t>ReadMe.md</w:t>
      </w:r>
      <w:r w:rsidRPr="00A45F3D">
        <w:rPr>
          <w:rFonts w:ascii="Times New Roman" w:eastAsia="Times New Roman" w:hAnsi="Times New Roman" w:cs="Times New Roman"/>
          <w:kern w:val="0"/>
          <w:sz w:val="24"/>
          <w:szCs w:val="24"/>
          <w:lang w:eastAsia="en-CA"/>
          <w14:ligatures w14:val="none"/>
        </w:rPr>
        <w:t xml:space="preserve">, </w:t>
      </w:r>
      <w:r w:rsidRPr="00A45F3D">
        <w:rPr>
          <w:rFonts w:ascii="Courier New" w:eastAsia="Times New Roman" w:hAnsi="Courier New" w:cs="Courier New"/>
          <w:kern w:val="0"/>
          <w:sz w:val="20"/>
          <w:szCs w:val="20"/>
          <w:lang w:eastAsia="en-CA"/>
          <w14:ligatures w14:val="none"/>
        </w:rPr>
        <w:t>docker-</w:t>
      </w:r>
      <w:proofErr w:type="spellStart"/>
      <w:r w:rsidRPr="00A45F3D">
        <w:rPr>
          <w:rFonts w:ascii="Courier New" w:eastAsia="Times New Roman" w:hAnsi="Courier New" w:cs="Courier New"/>
          <w:kern w:val="0"/>
          <w:sz w:val="20"/>
          <w:szCs w:val="20"/>
          <w:lang w:eastAsia="en-CA"/>
          <w14:ligatures w14:val="none"/>
        </w:rPr>
        <w:t>compose.yml</w:t>
      </w:r>
      <w:proofErr w:type="spellEnd"/>
      <w:r w:rsidRPr="00A45F3D">
        <w:rPr>
          <w:rFonts w:ascii="Times New Roman" w:eastAsia="Times New Roman" w:hAnsi="Times New Roman" w:cs="Times New Roman"/>
          <w:kern w:val="0"/>
          <w:sz w:val="24"/>
          <w:szCs w:val="24"/>
          <w:lang w:eastAsia="en-CA"/>
          <w14:ligatures w14:val="none"/>
        </w:rPr>
        <w:t xml:space="preserve">, </w:t>
      </w:r>
      <w:r w:rsidRPr="00A45F3D">
        <w:rPr>
          <w:rFonts w:ascii="Courier New" w:eastAsia="Times New Roman" w:hAnsi="Courier New" w:cs="Courier New"/>
          <w:kern w:val="0"/>
          <w:sz w:val="20"/>
          <w:szCs w:val="20"/>
          <w:lang w:eastAsia="en-CA"/>
          <w14:ligatures w14:val="none"/>
        </w:rPr>
        <w:t>handover_report.md</w:t>
      </w:r>
      <w:r w:rsidRPr="00A45F3D">
        <w:rPr>
          <w:rFonts w:ascii="Times New Roman" w:eastAsia="Times New Roman" w:hAnsi="Times New Roman" w:cs="Times New Roman"/>
          <w:kern w:val="0"/>
          <w:sz w:val="24"/>
          <w:szCs w:val="24"/>
          <w:lang w:eastAsia="en-CA"/>
          <w14:ligatures w14:val="none"/>
        </w:rPr>
        <w:t xml:space="preserve"> locally (use Notepad, copy above contents).</w:t>
      </w:r>
    </w:p>
    <w:p w14:paraId="288C903E" w14:textId="77777777" w:rsidR="00A45F3D" w:rsidRPr="00A45F3D" w:rsidRDefault="00A45F3D" w:rsidP="00A45F3D">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 xml:space="preserve">Upload files to </w:t>
      </w:r>
      <w:r w:rsidRPr="00A45F3D">
        <w:rPr>
          <w:rFonts w:ascii="Courier New" w:eastAsia="Times New Roman" w:hAnsi="Courier New" w:cs="Courier New"/>
          <w:kern w:val="0"/>
          <w:sz w:val="20"/>
          <w:szCs w:val="20"/>
          <w:lang w:eastAsia="en-CA"/>
          <w14:ligatures w14:val="none"/>
        </w:rPr>
        <w:t>/volume1/</w:t>
      </w:r>
      <w:proofErr w:type="spellStart"/>
      <w:r w:rsidRPr="00A45F3D">
        <w:rPr>
          <w:rFonts w:ascii="Courier New" w:eastAsia="Times New Roman" w:hAnsi="Courier New" w:cs="Courier New"/>
          <w:kern w:val="0"/>
          <w:sz w:val="20"/>
          <w:szCs w:val="20"/>
          <w:lang w:eastAsia="en-CA"/>
          <w14:ligatures w14:val="none"/>
        </w:rPr>
        <w:t>Exam_Prep</w:t>
      </w:r>
      <w:proofErr w:type="spellEnd"/>
      <w:r w:rsidRPr="00A45F3D">
        <w:rPr>
          <w:rFonts w:ascii="Courier New" w:eastAsia="Times New Roman" w:hAnsi="Courier New" w:cs="Courier New"/>
          <w:kern w:val="0"/>
          <w:sz w:val="20"/>
          <w:szCs w:val="20"/>
          <w:lang w:eastAsia="en-CA"/>
          <w14:ligatures w14:val="none"/>
        </w:rPr>
        <w:t>/html</w:t>
      </w:r>
      <w:r w:rsidRPr="00A45F3D">
        <w:rPr>
          <w:rFonts w:ascii="Times New Roman" w:eastAsia="Times New Roman" w:hAnsi="Times New Roman" w:cs="Times New Roman"/>
          <w:kern w:val="0"/>
          <w:sz w:val="24"/>
          <w:szCs w:val="24"/>
          <w:lang w:eastAsia="en-CA"/>
          <w14:ligatures w14:val="none"/>
        </w:rPr>
        <w:t xml:space="preserve"> via DSM File Station:</w:t>
      </w:r>
    </w:p>
    <w:p w14:paraId="33867530" w14:textId="77777777" w:rsidR="00A45F3D" w:rsidRPr="00A45F3D" w:rsidRDefault="00A45F3D" w:rsidP="00A45F3D">
      <w:pPr>
        <w:numPr>
          <w:ilvl w:val="2"/>
          <w:numId w:val="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 xml:space="preserve">Log in: </w:t>
      </w:r>
      <w:hyperlink r:id="rId7" w:history="1">
        <w:r w:rsidRPr="00A45F3D">
          <w:rPr>
            <w:rFonts w:ascii="Times New Roman" w:eastAsia="Times New Roman" w:hAnsi="Times New Roman" w:cs="Times New Roman"/>
            <w:color w:val="0000FF"/>
            <w:kern w:val="0"/>
            <w:sz w:val="24"/>
            <w:szCs w:val="24"/>
            <w:u w:val="single"/>
            <w:lang w:eastAsia="en-CA"/>
            <w14:ligatures w14:val="none"/>
          </w:rPr>
          <w:t>http://192.168.1.248:5000</w:t>
        </w:r>
      </w:hyperlink>
    </w:p>
    <w:p w14:paraId="484A8409" w14:textId="77777777" w:rsidR="00A45F3D" w:rsidRPr="00A45F3D" w:rsidRDefault="00A45F3D" w:rsidP="00A45F3D">
      <w:pPr>
        <w:numPr>
          <w:ilvl w:val="2"/>
          <w:numId w:val="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 xml:space="preserve">Open </w:t>
      </w:r>
      <w:r w:rsidRPr="00A45F3D">
        <w:rPr>
          <w:rFonts w:ascii="Times New Roman" w:eastAsia="Times New Roman" w:hAnsi="Times New Roman" w:cs="Times New Roman"/>
          <w:b/>
          <w:bCs/>
          <w:kern w:val="0"/>
          <w:sz w:val="24"/>
          <w:szCs w:val="24"/>
          <w:lang w:eastAsia="en-CA"/>
          <w14:ligatures w14:val="none"/>
        </w:rPr>
        <w:t>File Station</w:t>
      </w:r>
      <w:r w:rsidRPr="00A45F3D">
        <w:rPr>
          <w:rFonts w:ascii="Times New Roman" w:eastAsia="Times New Roman" w:hAnsi="Times New Roman" w:cs="Times New Roman"/>
          <w:kern w:val="0"/>
          <w:sz w:val="24"/>
          <w:szCs w:val="24"/>
          <w:lang w:eastAsia="en-CA"/>
          <w14:ligatures w14:val="none"/>
        </w:rPr>
        <w:t xml:space="preserve"> &gt; </w:t>
      </w:r>
      <w:r w:rsidRPr="00A45F3D">
        <w:rPr>
          <w:rFonts w:ascii="Courier New" w:eastAsia="Times New Roman" w:hAnsi="Courier New" w:cs="Courier New"/>
          <w:kern w:val="0"/>
          <w:sz w:val="20"/>
          <w:szCs w:val="20"/>
          <w:lang w:eastAsia="en-CA"/>
          <w14:ligatures w14:val="none"/>
        </w:rPr>
        <w:t>volume1/</w:t>
      </w:r>
      <w:proofErr w:type="spellStart"/>
      <w:r w:rsidRPr="00A45F3D">
        <w:rPr>
          <w:rFonts w:ascii="Courier New" w:eastAsia="Times New Roman" w:hAnsi="Courier New" w:cs="Courier New"/>
          <w:kern w:val="0"/>
          <w:sz w:val="20"/>
          <w:szCs w:val="20"/>
          <w:lang w:eastAsia="en-CA"/>
          <w14:ligatures w14:val="none"/>
        </w:rPr>
        <w:t>Exam_Prep</w:t>
      </w:r>
      <w:proofErr w:type="spellEnd"/>
      <w:r w:rsidRPr="00A45F3D">
        <w:rPr>
          <w:rFonts w:ascii="Courier New" w:eastAsia="Times New Roman" w:hAnsi="Courier New" w:cs="Courier New"/>
          <w:kern w:val="0"/>
          <w:sz w:val="20"/>
          <w:szCs w:val="20"/>
          <w:lang w:eastAsia="en-CA"/>
          <w14:ligatures w14:val="none"/>
        </w:rPr>
        <w:t>/html</w:t>
      </w:r>
      <w:r w:rsidRPr="00A45F3D">
        <w:rPr>
          <w:rFonts w:ascii="Times New Roman" w:eastAsia="Times New Roman" w:hAnsi="Times New Roman" w:cs="Times New Roman"/>
          <w:kern w:val="0"/>
          <w:sz w:val="24"/>
          <w:szCs w:val="24"/>
          <w:lang w:eastAsia="en-CA"/>
          <w14:ligatures w14:val="none"/>
        </w:rPr>
        <w:t>.</w:t>
      </w:r>
    </w:p>
    <w:p w14:paraId="6DB81FB0" w14:textId="77777777" w:rsidR="00A45F3D" w:rsidRPr="00A45F3D" w:rsidRDefault="00A45F3D" w:rsidP="00A45F3D">
      <w:pPr>
        <w:numPr>
          <w:ilvl w:val="2"/>
          <w:numId w:val="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lastRenderedPageBreak/>
        <w:t xml:space="preserve">Upload each file from </w:t>
      </w:r>
      <w:r w:rsidRPr="00A45F3D">
        <w:rPr>
          <w:rFonts w:ascii="Courier New" w:eastAsia="Times New Roman" w:hAnsi="Courier New" w:cs="Courier New"/>
          <w:kern w:val="0"/>
          <w:sz w:val="20"/>
          <w:szCs w:val="20"/>
          <w:lang w:eastAsia="en-CA"/>
          <w14:ligatures w14:val="none"/>
        </w:rPr>
        <w:t>M:\OneDrive\Documents\GitHub\CAPM_Mock_Exam_Platform</w:t>
      </w:r>
      <w:r w:rsidRPr="00A45F3D">
        <w:rPr>
          <w:rFonts w:ascii="Times New Roman" w:eastAsia="Times New Roman" w:hAnsi="Times New Roman" w:cs="Times New Roman"/>
          <w:kern w:val="0"/>
          <w:sz w:val="24"/>
          <w:szCs w:val="24"/>
          <w:lang w:eastAsia="en-CA"/>
          <w14:ligatures w14:val="none"/>
        </w:rPr>
        <w:t>.</w:t>
      </w:r>
    </w:p>
    <w:p w14:paraId="4BA49BA6" w14:textId="77777777" w:rsidR="00A45F3D" w:rsidRPr="00A45F3D" w:rsidRDefault="00A45F3D" w:rsidP="00A45F3D">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Verify uploads (separate SSH):</w:t>
      </w:r>
    </w:p>
    <w:p w14:paraId="04F3FAC3" w14:textId="77777777" w:rsidR="00A45F3D" w:rsidRPr="00A45F3D" w:rsidRDefault="00A45F3D" w:rsidP="00A45F3D">
      <w:pPr>
        <w:numPr>
          <w:ilvl w:val="1"/>
          <w:numId w:val="9"/>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ssh admin@192.168.1.248</w:t>
      </w:r>
    </w:p>
    <w:p w14:paraId="1EE7BAF2" w14:textId="77777777" w:rsidR="00A45F3D" w:rsidRPr="00A45F3D" w:rsidRDefault="00A45F3D" w:rsidP="00A45F3D">
      <w:pPr>
        <w:numPr>
          <w:ilvl w:val="1"/>
          <w:numId w:val="9"/>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ls /volume1/</w:t>
      </w:r>
      <w:proofErr w:type="spellStart"/>
      <w:r w:rsidRPr="00A45F3D">
        <w:rPr>
          <w:rFonts w:ascii="Courier New" w:eastAsia="Times New Roman" w:hAnsi="Courier New" w:cs="Courier New"/>
          <w:kern w:val="0"/>
          <w:sz w:val="20"/>
          <w:szCs w:val="20"/>
          <w:lang w:eastAsia="en-CA"/>
          <w14:ligatures w14:val="none"/>
        </w:rPr>
        <w:t>Exam_Prep</w:t>
      </w:r>
      <w:proofErr w:type="spellEnd"/>
      <w:r w:rsidRPr="00A45F3D">
        <w:rPr>
          <w:rFonts w:ascii="Courier New" w:eastAsia="Times New Roman" w:hAnsi="Courier New" w:cs="Courier New"/>
          <w:kern w:val="0"/>
          <w:sz w:val="20"/>
          <w:szCs w:val="20"/>
          <w:lang w:eastAsia="en-CA"/>
          <w14:ligatures w14:val="none"/>
        </w:rPr>
        <w:t>/html</w:t>
      </w:r>
    </w:p>
    <w:p w14:paraId="3AFBA0EB" w14:textId="77777777" w:rsidR="00A45F3D" w:rsidRPr="00A45F3D" w:rsidRDefault="00A45F3D" w:rsidP="00A45F3D">
      <w:pPr>
        <w:numPr>
          <w:ilvl w:val="1"/>
          <w:numId w:val="9"/>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cat /volume1/</w:t>
      </w:r>
      <w:proofErr w:type="spellStart"/>
      <w:r w:rsidRPr="00A45F3D">
        <w:rPr>
          <w:rFonts w:ascii="Courier New" w:eastAsia="Times New Roman" w:hAnsi="Courier New" w:cs="Courier New"/>
          <w:kern w:val="0"/>
          <w:sz w:val="20"/>
          <w:szCs w:val="20"/>
          <w:lang w:eastAsia="en-CA"/>
          <w14:ligatures w14:val="none"/>
        </w:rPr>
        <w:t>Exam_Prep</w:t>
      </w:r>
      <w:proofErr w:type="spellEnd"/>
      <w:r w:rsidRPr="00A45F3D">
        <w:rPr>
          <w:rFonts w:ascii="Courier New" w:eastAsia="Times New Roman" w:hAnsi="Courier New" w:cs="Courier New"/>
          <w:kern w:val="0"/>
          <w:sz w:val="20"/>
          <w:szCs w:val="20"/>
          <w:lang w:eastAsia="en-CA"/>
          <w14:ligatures w14:val="none"/>
        </w:rPr>
        <w:t>/html/</w:t>
      </w:r>
      <w:proofErr w:type="spellStart"/>
      <w:r w:rsidRPr="00A45F3D">
        <w:rPr>
          <w:rFonts w:ascii="Courier New" w:eastAsia="Times New Roman" w:hAnsi="Courier New" w:cs="Courier New"/>
          <w:kern w:val="0"/>
          <w:sz w:val="20"/>
          <w:szCs w:val="20"/>
          <w:lang w:eastAsia="en-CA"/>
          <w14:ligatures w14:val="none"/>
        </w:rPr>
        <w:t>questions.json</w:t>
      </w:r>
      <w:proofErr w:type="spellEnd"/>
      <w:r w:rsidRPr="00A45F3D">
        <w:rPr>
          <w:rFonts w:ascii="Courier New" w:eastAsia="Times New Roman" w:hAnsi="Courier New" w:cs="Courier New"/>
          <w:kern w:val="0"/>
          <w:sz w:val="20"/>
          <w:szCs w:val="20"/>
          <w:lang w:eastAsia="en-CA"/>
          <w14:ligatures w14:val="none"/>
        </w:rPr>
        <w:t xml:space="preserve"> | </w:t>
      </w:r>
      <w:proofErr w:type="spellStart"/>
      <w:r w:rsidRPr="00A45F3D">
        <w:rPr>
          <w:rFonts w:ascii="Courier New" w:eastAsia="Times New Roman" w:hAnsi="Courier New" w:cs="Courier New"/>
          <w:kern w:val="0"/>
          <w:sz w:val="20"/>
          <w:szCs w:val="20"/>
          <w:lang w:eastAsia="en-CA"/>
          <w14:ligatures w14:val="none"/>
        </w:rPr>
        <w:t>wc</w:t>
      </w:r>
      <w:proofErr w:type="spellEnd"/>
      <w:r w:rsidRPr="00A45F3D">
        <w:rPr>
          <w:rFonts w:ascii="Courier New" w:eastAsia="Times New Roman" w:hAnsi="Courier New" w:cs="Courier New"/>
          <w:kern w:val="0"/>
          <w:sz w:val="20"/>
          <w:szCs w:val="20"/>
          <w:lang w:eastAsia="en-CA"/>
          <w14:ligatures w14:val="none"/>
        </w:rPr>
        <w:t xml:space="preserve"> -l</w:t>
      </w:r>
    </w:p>
    <w:p w14:paraId="62592A64" w14:textId="77777777" w:rsidR="00A45F3D" w:rsidRPr="00A45F3D" w:rsidRDefault="00A45F3D" w:rsidP="00A45F3D">
      <w:pPr>
        <w:numPr>
          <w:ilvl w:val="1"/>
          <w:numId w:val="9"/>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exit</w:t>
      </w:r>
    </w:p>
    <w:p w14:paraId="11BC2210" w14:textId="77777777" w:rsidR="00A45F3D" w:rsidRPr="00A45F3D" w:rsidRDefault="00A45F3D" w:rsidP="00A45F3D">
      <w:pPr>
        <w:numPr>
          <w:ilvl w:val="2"/>
          <w:numId w:val="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 xml:space="preserve">Ensure </w:t>
      </w:r>
      <w:proofErr w:type="spellStart"/>
      <w:r w:rsidRPr="00A45F3D">
        <w:rPr>
          <w:rFonts w:ascii="Courier New" w:eastAsia="Times New Roman" w:hAnsi="Courier New" w:cs="Courier New"/>
          <w:kern w:val="0"/>
          <w:sz w:val="20"/>
          <w:szCs w:val="20"/>
          <w:lang w:eastAsia="en-CA"/>
          <w14:ligatures w14:val="none"/>
        </w:rPr>
        <w:t>wc</w:t>
      </w:r>
      <w:proofErr w:type="spellEnd"/>
      <w:r w:rsidRPr="00A45F3D">
        <w:rPr>
          <w:rFonts w:ascii="Courier New" w:eastAsia="Times New Roman" w:hAnsi="Courier New" w:cs="Courier New"/>
          <w:kern w:val="0"/>
          <w:sz w:val="20"/>
          <w:szCs w:val="20"/>
          <w:lang w:eastAsia="en-CA"/>
          <w14:ligatures w14:val="none"/>
        </w:rPr>
        <w:t xml:space="preserve"> -l</w:t>
      </w:r>
      <w:r w:rsidRPr="00A45F3D">
        <w:rPr>
          <w:rFonts w:ascii="Times New Roman" w:eastAsia="Times New Roman" w:hAnsi="Times New Roman" w:cs="Times New Roman"/>
          <w:kern w:val="0"/>
          <w:sz w:val="24"/>
          <w:szCs w:val="24"/>
          <w:lang w:eastAsia="en-CA"/>
          <w14:ligatures w14:val="none"/>
        </w:rPr>
        <w:t xml:space="preserve"> shows ~1500 lines for </w:t>
      </w:r>
      <w:proofErr w:type="spellStart"/>
      <w:proofErr w:type="gramStart"/>
      <w:r w:rsidRPr="00A45F3D">
        <w:rPr>
          <w:rFonts w:ascii="Courier New" w:eastAsia="Times New Roman" w:hAnsi="Courier New" w:cs="Courier New"/>
          <w:kern w:val="0"/>
          <w:sz w:val="20"/>
          <w:szCs w:val="20"/>
          <w:lang w:eastAsia="en-CA"/>
          <w14:ligatures w14:val="none"/>
        </w:rPr>
        <w:t>questions.json</w:t>
      </w:r>
      <w:proofErr w:type="spellEnd"/>
      <w:proofErr w:type="gramEnd"/>
      <w:r w:rsidRPr="00A45F3D">
        <w:rPr>
          <w:rFonts w:ascii="Times New Roman" w:eastAsia="Times New Roman" w:hAnsi="Times New Roman" w:cs="Times New Roman"/>
          <w:kern w:val="0"/>
          <w:sz w:val="24"/>
          <w:szCs w:val="24"/>
          <w:lang w:eastAsia="en-CA"/>
          <w14:ligatures w14:val="none"/>
        </w:rPr>
        <w:t>.</w:t>
      </w:r>
    </w:p>
    <w:p w14:paraId="79736A38" w14:textId="77777777" w:rsidR="00A45F3D" w:rsidRPr="00A45F3D" w:rsidRDefault="00A45F3D" w:rsidP="00A45F3D">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Deploy Docker:</w:t>
      </w:r>
    </w:p>
    <w:p w14:paraId="5BBEDF34" w14:textId="77777777" w:rsidR="00A45F3D" w:rsidRPr="00A45F3D" w:rsidRDefault="00A45F3D" w:rsidP="00A45F3D">
      <w:pPr>
        <w:numPr>
          <w:ilvl w:val="2"/>
          <w:numId w:val="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 xml:space="preserve">DSM &gt; </w:t>
      </w:r>
      <w:r w:rsidRPr="00A45F3D">
        <w:rPr>
          <w:rFonts w:ascii="Times New Roman" w:eastAsia="Times New Roman" w:hAnsi="Times New Roman" w:cs="Times New Roman"/>
          <w:b/>
          <w:bCs/>
          <w:kern w:val="0"/>
          <w:sz w:val="24"/>
          <w:szCs w:val="24"/>
          <w:lang w:eastAsia="en-CA"/>
          <w14:ligatures w14:val="none"/>
        </w:rPr>
        <w:t>Container Manager</w:t>
      </w:r>
      <w:r w:rsidRPr="00A45F3D">
        <w:rPr>
          <w:rFonts w:ascii="Times New Roman" w:eastAsia="Times New Roman" w:hAnsi="Times New Roman" w:cs="Times New Roman"/>
          <w:kern w:val="0"/>
          <w:sz w:val="24"/>
          <w:szCs w:val="24"/>
          <w:lang w:eastAsia="en-CA"/>
          <w14:ligatures w14:val="none"/>
        </w:rPr>
        <w:t xml:space="preserve"> &gt; </w:t>
      </w:r>
      <w:r w:rsidRPr="00A45F3D">
        <w:rPr>
          <w:rFonts w:ascii="Times New Roman" w:eastAsia="Times New Roman" w:hAnsi="Times New Roman" w:cs="Times New Roman"/>
          <w:b/>
          <w:bCs/>
          <w:kern w:val="0"/>
          <w:sz w:val="24"/>
          <w:szCs w:val="24"/>
          <w:lang w:eastAsia="en-CA"/>
          <w14:ligatures w14:val="none"/>
        </w:rPr>
        <w:t>Project</w:t>
      </w:r>
      <w:r w:rsidRPr="00A45F3D">
        <w:rPr>
          <w:rFonts w:ascii="Times New Roman" w:eastAsia="Times New Roman" w:hAnsi="Times New Roman" w:cs="Times New Roman"/>
          <w:kern w:val="0"/>
          <w:sz w:val="24"/>
          <w:szCs w:val="24"/>
          <w:lang w:eastAsia="en-CA"/>
          <w14:ligatures w14:val="none"/>
        </w:rPr>
        <w:t xml:space="preserve"> &gt; </w:t>
      </w:r>
      <w:r w:rsidRPr="00A45F3D">
        <w:rPr>
          <w:rFonts w:ascii="Times New Roman" w:eastAsia="Times New Roman" w:hAnsi="Times New Roman" w:cs="Times New Roman"/>
          <w:b/>
          <w:bCs/>
          <w:kern w:val="0"/>
          <w:sz w:val="24"/>
          <w:szCs w:val="24"/>
          <w:lang w:eastAsia="en-CA"/>
          <w14:ligatures w14:val="none"/>
        </w:rPr>
        <w:t>Create</w:t>
      </w:r>
      <w:r w:rsidRPr="00A45F3D">
        <w:rPr>
          <w:rFonts w:ascii="Times New Roman" w:eastAsia="Times New Roman" w:hAnsi="Times New Roman" w:cs="Times New Roman"/>
          <w:kern w:val="0"/>
          <w:sz w:val="24"/>
          <w:szCs w:val="24"/>
          <w:lang w:eastAsia="en-CA"/>
          <w14:ligatures w14:val="none"/>
        </w:rPr>
        <w:t xml:space="preserve"> &gt; </w:t>
      </w:r>
      <w:r w:rsidRPr="00A45F3D">
        <w:rPr>
          <w:rFonts w:ascii="Times New Roman" w:eastAsia="Times New Roman" w:hAnsi="Times New Roman" w:cs="Times New Roman"/>
          <w:b/>
          <w:bCs/>
          <w:kern w:val="0"/>
          <w:sz w:val="24"/>
          <w:szCs w:val="24"/>
          <w:lang w:eastAsia="en-CA"/>
          <w14:ligatures w14:val="none"/>
        </w:rPr>
        <w:t>Manual Input</w:t>
      </w:r>
      <w:r w:rsidRPr="00A45F3D">
        <w:rPr>
          <w:rFonts w:ascii="Times New Roman" w:eastAsia="Times New Roman" w:hAnsi="Times New Roman" w:cs="Times New Roman"/>
          <w:kern w:val="0"/>
          <w:sz w:val="24"/>
          <w:szCs w:val="24"/>
          <w:lang w:eastAsia="en-CA"/>
          <w14:ligatures w14:val="none"/>
        </w:rPr>
        <w:t>.</w:t>
      </w:r>
    </w:p>
    <w:p w14:paraId="4485A748" w14:textId="77777777" w:rsidR="00A45F3D" w:rsidRPr="00A45F3D" w:rsidRDefault="00A45F3D" w:rsidP="00A45F3D">
      <w:pPr>
        <w:numPr>
          <w:ilvl w:val="2"/>
          <w:numId w:val="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 xml:space="preserve">Use </w:t>
      </w:r>
      <w:r w:rsidRPr="00A45F3D">
        <w:rPr>
          <w:rFonts w:ascii="Courier New" w:eastAsia="Times New Roman" w:hAnsi="Courier New" w:cs="Courier New"/>
          <w:kern w:val="0"/>
          <w:sz w:val="20"/>
          <w:szCs w:val="20"/>
          <w:lang w:eastAsia="en-CA"/>
          <w14:ligatures w14:val="none"/>
        </w:rPr>
        <w:t>docker-</w:t>
      </w:r>
      <w:proofErr w:type="spellStart"/>
      <w:r w:rsidRPr="00A45F3D">
        <w:rPr>
          <w:rFonts w:ascii="Courier New" w:eastAsia="Times New Roman" w:hAnsi="Courier New" w:cs="Courier New"/>
          <w:kern w:val="0"/>
          <w:sz w:val="20"/>
          <w:szCs w:val="20"/>
          <w:lang w:eastAsia="en-CA"/>
          <w14:ligatures w14:val="none"/>
        </w:rPr>
        <w:t>compose.yml</w:t>
      </w:r>
      <w:proofErr w:type="spellEnd"/>
      <w:r w:rsidRPr="00A45F3D">
        <w:rPr>
          <w:rFonts w:ascii="Times New Roman" w:eastAsia="Times New Roman" w:hAnsi="Times New Roman" w:cs="Times New Roman"/>
          <w:kern w:val="0"/>
          <w:sz w:val="24"/>
          <w:szCs w:val="24"/>
          <w:lang w:eastAsia="en-CA"/>
          <w14:ligatures w14:val="none"/>
        </w:rPr>
        <w:t xml:space="preserve">, name project </w:t>
      </w:r>
      <w:proofErr w:type="spellStart"/>
      <w:r w:rsidRPr="00A45F3D">
        <w:rPr>
          <w:rFonts w:ascii="Courier New" w:eastAsia="Times New Roman" w:hAnsi="Courier New" w:cs="Courier New"/>
          <w:kern w:val="0"/>
          <w:sz w:val="20"/>
          <w:szCs w:val="20"/>
          <w:lang w:eastAsia="en-CA"/>
          <w14:ligatures w14:val="none"/>
        </w:rPr>
        <w:t>capm</w:t>
      </w:r>
      <w:proofErr w:type="spellEnd"/>
      <w:r w:rsidRPr="00A45F3D">
        <w:rPr>
          <w:rFonts w:ascii="Courier New" w:eastAsia="Times New Roman" w:hAnsi="Courier New" w:cs="Courier New"/>
          <w:kern w:val="0"/>
          <w:sz w:val="20"/>
          <w:szCs w:val="20"/>
          <w:lang w:eastAsia="en-CA"/>
          <w14:ligatures w14:val="none"/>
        </w:rPr>
        <w:t>-quiz</w:t>
      </w:r>
      <w:r w:rsidRPr="00A45F3D">
        <w:rPr>
          <w:rFonts w:ascii="Times New Roman" w:eastAsia="Times New Roman" w:hAnsi="Times New Roman" w:cs="Times New Roman"/>
          <w:kern w:val="0"/>
          <w:sz w:val="24"/>
          <w:szCs w:val="24"/>
          <w:lang w:eastAsia="en-CA"/>
          <w14:ligatures w14:val="none"/>
        </w:rPr>
        <w:t>, apply.</w:t>
      </w:r>
    </w:p>
    <w:p w14:paraId="566F4361" w14:textId="77777777" w:rsidR="00A45F3D" w:rsidRPr="00A45F3D" w:rsidRDefault="00A45F3D" w:rsidP="00A45F3D">
      <w:pPr>
        <w:numPr>
          <w:ilvl w:val="2"/>
          <w:numId w:val="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 xml:space="preserve">Stop </w:t>
      </w:r>
      <w:proofErr w:type="spellStart"/>
      <w:r w:rsidRPr="00A45F3D">
        <w:rPr>
          <w:rFonts w:ascii="Times New Roman" w:eastAsia="Times New Roman" w:hAnsi="Times New Roman" w:cs="Times New Roman"/>
          <w:kern w:val="0"/>
          <w:sz w:val="24"/>
          <w:szCs w:val="24"/>
          <w:lang w:eastAsia="en-CA"/>
          <w14:ligatures w14:val="none"/>
        </w:rPr>
        <w:t>qBittorrent</w:t>
      </w:r>
      <w:proofErr w:type="spellEnd"/>
      <w:r w:rsidRPr="00A45F3D">
        <w:rPr>
          <w:rFonts w:ascii="Times New Roman" w:eastAsia="Times New Roman" w:hAnsi="Times New Roman" w:cs="Times New Roman"/>
          <w:kern w:val="0"/>
          <w:sz w:val="24"/>
          <w:szCs w:val="24"/>
          <w:lang w:eastAsia="en-CA"/>
          <w14:ligatures w14:val="none"/>
        </w:rPr>
        <w:t xml:space="preserve"> (on 8080): DSM &gt; Container Manager &gt; Container &gt; Stop </w:t>
      </w:r>
      <w:proofErr w:type="spellStart"/>
      <w:r w:rsidRPr="00A45F3D">
        <w:rPr>
          <w:rFonts w:ascii="Courier New" w:eastAsia="Times New Roman" w:hAnsi="Courier New" w:cs="Courier New"/>
          <w:kern w:val="0"/>
          <w:sz w:val="20"/>
          <w:szCs w:val="20"/>
          <w:lang w:eastAsia="en-CA"/>
          <w14:ligatures w14:val="none"/>
        </w:rPr>
        <w:t>qbittorrent</w:t>
      </w:r>
      <w:proofErr w:type="spellEnd"/>
      <w:r w:rsidRPr="00A45F3D">
        <w:rPr>
          <w:rFonts w:ascii="Times New Roman" w:eastAsia="Times New Roman" w:hAnsi="Times New Roman" w:cs="Times New Roman"/>
          <w:kern w:val="0"/>
          <w:sz w:val="24"/>
          <w:szCs w:val="24"/>
          <w:lang w:eastAsia="en-CA"/>
          <w14:ligatures w14:val="none"/>
        </w:rPr>
        <w:t>.</w:t>
      </w:r>
    </w:p>
    <w:p w14:paraId="0578D25C" w14:textId="77777777" w:rsidR="00A45F3D" w:rsidRPr="00A45F3D" w:rsidRDefault="00A45F3D" w:rsidP="00A45F3D">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 xml:space="preserve">Test: </w:t>
      </w:r>
      <w:hyperlink r:id="rId8" w:history="1">
        <w:r w:rsidRPr="00A45F3D">
          <w:rPr>
            <w:rFonts w:ascii="Times New Roman" w:eastAsia="Times New Roman" w:hAnsi="Times New Roman" w:cs="Times New Roman"/>
            <w:color w:val="0000FF"/>
            <w:kern w:val="0"/>
            <w:sz w:val="24"/>
            <w:szCs w:val="24"/>
            <w:u w:val="single"/>
            <w:lang w:eastAsia="en-CA"/>
            <w14:ligatures w14:val="none"/>
          </w:rPr>
          <w:t>http://192.168.1.248:8081/index.html</w:t>
        </w:r>
      </w:hyperlink>
      <w:r w:rsidRPr="00A45F3D">
        <w:rPr>
          <w:rFonts w:ascii="Times New Roman" w:eastAsia="Times New Roman" w:hAnsi="Times New Roman" w:cs="Times New Roman"/>
          <w:kern w:val="0"/>
          <w:sz w:val="24"/>
          <w:szCs w:val="24"/>
          <w:lang w:eastAsia="en-CA"/>
          <w14:ligatures w14:val="none"/>
        </w:rPr>
        <w:t>.</w:t>
      </w:r>
    </w:p>
    <w:p w14:paraId="072AB90A" w14:textId="77777777" w:rsidR="00A45F3D" w:rsidRPr="00A45F3D" w:rsidRDefault="00A45F3D" w:rsidP="00A45F3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b/>
          <w:bCs/>
          <w:kern w:val="0"/>
          <w:sz w:val="24"/>
          <w:szCs w:val="24"/>
          <w:lang w:eastAsia="en-CA"/>
          <w14:ligatures w14:val="none"/>
        </w:rPr>
        <w:t>GitHub Integration</w:t>
      </w:r>
      <w:r w:rsidRPr="00A45F3D">
        <w:rPr>
          <w:rFonts w:ascii="Times New Roman" w:eastAsia="Times New Roman" w:hAnsi="Times New Roman" w:cs="Times New Roman"/>
          <w:kern w:val="0"/>
          <w:sz w:val="24"/>
          <w:szCs w:val="24"/>
          <w:lang w:eastAsia="en-CA"/>
          <w14:ligatures w14:val="none"/>
        </w:rPr>
        <w:t xml:space="preserve">: Use </w:t>
      </w:r>
      <w:proofErr w:type="spellStart"/>
      <w:r w:rsidRPr="00A45F3D">
        <w:rPr>
          <w:rFonts w:ascii="Courier New" w:eastAsia="Times New Roman" w:hAnsi="Courier New" w:cs="Courier New"/>
          <w:kern w:val="0"/>
          <w:sz w:val="20"/>
          <w:szCs w:val="20"/>
          <w:lang w:eastAsia="en-CA"/>
          <w14:ligatures w14:val="none"/>
        </w:rPr>
        <w:t>gituser</w:t>
      </w:r>
      <w:proofErr w:type="spellEnd"/>
      <w:r w:rsidRPr="00A45F3D">
        <w:rPr>
          <w:rFonts w:ascii="Times New Roman" w:eastAsia="Times New Roman" w:hAnsi="Times New Roman" w:cs="Times New Roman"/>
          <w:kern w:val="0"/>
          <w:sz w:val="24"/>
          <w:szCs w:val="24"/>
          <w:lang w:eastAsia="en-CA"/>
          <w14:ligatures w14:val="none"/>
        </w:rPr>
        <w:t xml:space="preserve"> for sync to </w:t>
      </w:r>
      <w:r w:rsidRPr="00A45F3D">
        <w:rPr>
          <w:rFonts w:ascii="Courier New" w:eastAsia="Times New Roman" w:hAnsi="Courier New" w:cs="Courier New"/>
          <w:kern w:val="0"/>
          <w:sz w:val="20"/>
          <w:szCs w:val="20"/>
          <w:lang w:eastAsia="en-CA"/>
          <w14:ligatures w14:val="none"/>
        </w:rPr>
        <w:t>/volume1/</w:t>
      </w:r>
      <w:proofErr w:type="spellStart"/>
      <w:r w:rsidRPr="00A45F3D">
        <w:rPr>
          <w:rFonts w:ascii="Courier New" w:eastAsia="Times New Roman" w:hAnsi="Courier New" w:cs="Courier New"/>
          <w:kern w:val="0"/>
          <w:sz w:val="20"/>
          <w:szCs w:val="20"/>
          <w:lang w:eastAsia="en-CA"/>
          <w14:ligatures w14:val="none"/>
        </w:rPr>
        <w:t>Exam_Prep</w:t>
      </w:r>
      <w:proofErr w:type="spellEnd"/>
      <w:r w:rsidRPr="00A45F3D">
        <w:rPr>
          <w:rFonts w:ascii="Times New Roman" w:eastAsia="Times New Roman" w:hAnsi="Times New Roman" w:cs="Times New Roman"/>
          <w:kern w:val="0"/>
          <w:sz w:val="24"/>
          <w:szCs w:val="24"/>
          <w:lang w:eastAsia="en-CA"/>
          <w14:ligatures w14:val="none"/>
        </w:rPr>
        <w:t>.</w:t>
      </w:r>
    </w:p>
    <w:p w14:paraId="0D096F28" w14:textId="77777777" w:rsidR="00A45F3D" w:rsidRPr="00A45F3D" w:rsidRDefault="00A45F3D" w:rsidP="00A45F3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b/>
          <w:bCs/>
          <w:kern w:val="0"/>
          <w:sz w:val="24"/>
          <w:szCs w:val="24"/>
          <w:lang w:eastAsia="en-CA"/>
          <w14:ligatures w14:val="none"/>
        </w:rPr>
        <w:t>Expansion</w:t>
      </w:r>
      <w:r w:rsidRPr="00A45F3D">
        <w:rPr>
          <w:rFonts w:ascii="Times New Roman" w:eastAsia="Times New Roman" w:hAnsi="Times New Roman" w:cs="Times New Roman"/>
          <w:kern w:val="0"/>
          <w:sz w:val="24"/>
          <w:szCs w:val="24"/>
          <w:lang w:eastAsia="en-CA"/>
          <w14:ligatures w14:val="none"/>
        </w:rPr>
        <w:t>: Library to 300+ questions; add analytics if requested.</w:t>
      </w:r>
    </w:p>
    <w:p w14:paraId="3DF9FFB0" w14:textId="77777777" w:rsidR="00A45F3D" w:rsidRPr="00A45F3D" w:rsidRDefault="00A45F3D" w:rsidP="00A45F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A45F3D">
        <w:rPr>
          <w:rFonts w:ascii="Times New Roman" w:eastAsia="Times New Roman" w:hAnsi="Times New Roman" w:cs="Times New Roman"/>
          <w:b/>
          <w:bCs/>
          <w:kern w:val="0"/>
          <w:sz w:val="36"/>
          <w:szCs w:val="36"/>
          <w:lang w:eastAsia="en-CA"/>
          <w14:ligatures w14:val="none"/>
        </w:rPr>
        <w:t>7. Known Issues and Resolutions</w:t>
      </w:r>
    </w:p>
    <w:p w14:paraId="3AD2D895" w14:textId="77777777" w:rsidR="00A45F3D" w:rsidRPr="00A45F3D" w:rsidRDefault="00A45F3D" w:rsidP="00A45F3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b/>
          <w:bCs/>
          <w:kern w:val="0"/>
          <w:sz w:val="24"/>
          <w:szCs w:val="24"/>
          <w:lang w:eastAsia="en-CA"/>
          <w14:ligatures w14:val="none"/>
        </w:rPr>
        <w:t>Crashes</w:t>
      </w:r>
      <w:r w:rsidRPr="00A45F3D">
        <w:rPr>
          <w:rFonts w:ascii="Times New Roman" w:eastAsia="Times New Roman" w:hAnsi="Times New Roman" w:cs="Times New Roman"/>
          <w:kern w:val="0"/>
          <w:sz w:val="24"/>
          <w:szCs w:val="24"/>
          <w:lang w:eastAsia="en-CA"/>
          <w14:ligatures w14:val="none"/>
        </w:rPr>
        <w:t>: Browser RAM spikes—use Notepad, File Station.</w:t>
      </w:r>
    </w:p>
    <w:p w14:paraId="45CB9735" w14:textId="77777777" w:rsidR="00A45F3D" w:rsidRPr="00A45F3D" w:rsidRDefault="00A45F3D" w:rsidP="00A45F3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b/>
          <w:bCs/>
          <w:kern w:val="0"/>
          <w:sz w:val="24"/>
          <w:szCs w:val="24"/>
          <w:lang w:eastAsia="en-CA"/>
          <w14:ligatures w14:val="none"/>
        </w:rPr>
        <w:t>Upload Failures</w:t>
      </w:r>
      <w:r w:rsidRPr="00A45F3D">
        <w:rPr>
          <w:rFonts w:ascii="Times New Roman" w:eastAsia="Times New Roman" w:hAnsi="Times New Roman" w:cs="Times New Roman"/>
          <w:kern w:val="0"/>
          <w:sz w:val="24"/>
          <w:szCs w:val="24"/>
          <w:lang w:eastAsia="en-CA"/>
          <w14:ligatures w14:val="none"/>
        </w:rPr>
        <w:t xml:space="preserve">: </w:t>
      </w:r>
      <w:proofErr w:type="spellStart"/>
      <w:r w:rsidRPr="00A45F3D">
        <w:rPr>
          <w:rFonts w:ascii="Courier New" w:eastAsia="Times New Roman" w:hAnsi="Courier New" w:cs="Courier New"/>
          <w:kern w:val="0"/>
          <w:sz w:val="20"/>
          <w:szCs w:val="20"/>
          <w:lang w:eastAsia="en-CA"/>
          <w14:ligatures w14:val="none"/>
        </w:rPr>
        <w:t>scp</w:t>
      </w:r>
      <w:proofErr w:type="spellEnd"/>
      <w:r w:rsidRPr="00A45F3D">
        <w:rPr>
          <w:rFonts w:ascii="Times New Roman" w:eastAsia="Times New Roman" w:hAnsi="Times New Roman" w:cs="Times New Roman"/>
          <w:kern w:val="0"/>
          <w:sz w:val="24"/>
          <w:szCs w:val="24"/>
          <w:lang w:eastAsia="en-CA"/>
          <w14:ligatures w14:val="none"/>
        </w:rPr>
        <w:t xml:space="preserve"> errors (</w:t>
      </w:r>
      <w:r w:rsidRPr="00A45F3D">
        <w:rPr>
          <w:rFonts w:ascii="Courier New" w:eastAsia="Times New Roman" w:hAnsi="Courier New" w:cs="Courier New"/>
          <w:kern w:val="0"/>
          <w:sz w:val="20"/>
          <w:szCs w:val="20"/>
          <w:lang w:eastAsia="en-CA"/>
          <w14:ligatures w14:val="none"/>
        </w:rPr>
        <w:t>subsystem request failed</w:t>
      </w:r>
      <w:r w:rsidRPr="00A45F3D">
        <w:rPr>
          <w:rFonts w:ascii="Times New Roman" w:eastAsia="Times New Roman" w:hAnsi="Times New Roman" w:cs="Times New Roman"/>
          <w:kern w:val="0"/>
          <w:sz w:val="24"/>
          <w:szCs w:val="24"/>
          <w:lang w:eastAsia="en-CA"/>
          <w14:ligatures w14:val="none"/>
        </w:rPr>
        <w:t>)—use File Station.</w:t>
      </w:r>
    </w:p>
    <w:p w14:paraId="2E74A63F" w14:textId="77777777" w:rsidR="00A45F3D" w:rsidRPr="00A45F3D" w:rsidRDefault="00A45F3D" w:rsidP="00A45F3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b/>
          <w:bCs/>
          <w:kern w:val="0"/>
          <w:sz w:val="24"/>
          <w:szCs w:val="24"/>
          <w:lang w:eastAsia="en-CA"/>
          <w14:ligatures w14:val="none"/>
        </w:rPr>
        <w:t>Port Conflicts</w:t>
      </w:r>
      <w:r w:rsidRPr="00A45F3D">
        <w:rPr>
          <w:rFonts w:ascii="Times New Roman" w:eastAsia="Times New Roman" w:hAnsi="Times New Roman" w:cs="Times New Roman"/>
          <w:kern w:val="0"/>
          <w:sz w:val="24"/>
          <w:szCs w:val="24"/>
          <w:lang w:eastAsia="en-CA"/>
          <w14:ligatures w14:val="none"/>
        </w:rPr>
        <w:t xml:space="preserve">: </w:t>
      </w:r>
      <w:proofErr w:type="spellStart"/>
      <w:r w:rsidRPr="00A45F3D">
        <w:rPr>
          <w:rFonts w:ascii="Times New Roman" w:eastAsia="Times New Roman" w:hAnsi="Times New Roman" w:cs="Times New Roman"/>
          <w:kern w:val="0"/>
          <w:sz w:val="24"/>
          <w:szCs w:val="24"/>
          <w:lang w:eastAsia="en-CA"/>
          <w14:ligatures w14:val="none"/>
        </w:rPr>
        <w:t>qBittorrent</w:t>
      </w:r>
      <w:proofErr w:type="spellEnd"/>
      <w:r w:rsidRPr="00A45F3D">
        <w:rPr>
          <w:rFonts w:ascii="Times New Roman" w:eastAsia="Times New Roman" w:hAnsi="Times New Roman" w:cs="Times New Roman"/>
          <w:kern w:val="0"/>
          <w:sz w:val="24"/>
          <w:szCs w:val="24"/>
          <w:lang w:eastAsia="en-CA"/>
          <w14:ligatures w14:val="none"/>
        </w:rPr>
        <w:t xml:space="preserve"> on 8080—use 8081 or scan with </w:t>
      </w:r>
      <w:proofErr w:type="spellStart"/>
      <w:r w:rsidRPr="00A45F3D">
        <w:rPr>
          <w:rFonts w:ascii="Courier New" w:eastAsia="Times New Roman" w:hAnsi="Courier New" w:cs="Courier New"/>
          <w:kern w:val="0"/>
          <w:sz w:val="20"/>
          <w:szCs w:val="20"/>
          <w:lang w:eastAsia="en-CA"/>
          <w14:ligatures w14:val="none"/>
        </w:rPr>
        <w:t>nmap</w:t>
      </w:r>
      <w:proofErr w:type="spellEnd"/>
      <w:r w:rsidRPr="00A45F3D">
        <w:rPr>
          <w:rFonts w:ascii="Courier New" w:eastAsia="Times New Roman" w:hAnsi="Courier New" w:cs="Courier New"/>
          <w:kern w:val="0"/>
          <w:sz w:val="20"/>
          <w:szCs w:val="20"/>
          <w:lang w:eastAsia="en-CA"/>
          <w14:ligatures w14:val="none"/>
        </w:rPr>
        <w:t xml:space="preserve"> 192.168.1.248 -p 8081-8090</w:t>
      </w:r>
      <w:r w:rsidRPr="00A45F3D">
        <w:rPr>
          <w:rFonts w:ascii="Times New Roman" w:eastAsia="Times New Roman" w:hAnsi="Times New Roman" w:cs="Times New Roman"/>
          <w:kern w:val="0"/>
          <w:sz w:val="24"/>
          <w:szCs w:val="24"/>
          <w:lang w:eastAsia="en-CA"/>
          <w14:ligatures w14:val="none"/>
        </w:rPr>
        <w:t>.</w:t>
      </w:r>
    </w:p>
    <w:p w14:paraId="4C1A7822" w14:textId="77777777" w:rsidR="00A45F3D" w:rsidRPr="00A45F3D" w:rsidRDefault="00A45F3D" w:rsidP="00A45F3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b/>
          <w:bCs/>
          <w:kern w:val="0"/>
          <w:sz w:val="24"/>
          <w:szCs w:val="24"/>
          <w:lang w:eastAsia="en-CA"/>
          <w14:ligatures w14:val="none"/>
        </w:rPr>
        <w:t>Incomplete Files</w:t>
      </w:r>
      <w:r w:rsidRPr="00A45F3D">
        <w:rPr>
          <w:rFonts w:ascii="Times New Roman" w:eastAsia="Times New Roman" w:hAnsi="Times New Roman" w:cs="Times New Roman"/>
          <w:kern w:val="0"/>
          <w:sz w:val="24"/>
          <w:szCs w:val="24"/>
          <w:lang w:eastAsia="en-CA"/>
          <w14:ligatures w14:val="none"/>
        </w:rPr>
        <w:t xml:space="preserve">: Replace </w:t>
      </w:r>
      <w:r w:rsidRPr="00A45F3D">
        <w:rPr>
          <w:rFonts w:ascii="Courier New" w:eastAsia="Times New Roman" w:hAnsi="Courier New" w:cs="Courier New"/>
          <w:kern w:val="0"/>
          <w:sz w:val="20"/>
          <w:szCs w:val="20"/>
          <w:lang w:eastAsia="en-CA"/>
          <w14:ligatures w14:val="none"/>
        </w:rPr>
        <w:t>index.html</w:t>
      </w:r>
      <w:r w:rsidRPr="00A45F3D">
        <w:rPr>
          <w:rFonts w:ascii="Times New Roman" w:eastAsia="Times New Roman" w:hAnsi="Times New Roman" w:cs="Times New Roman"/>
          <w:kern w:val="0"/>
          <w:sz w:val="24"/>
          <w:szCs w:val="24"/>
          <w:lang w:eastAsia="en-CA"/>
          <w14:ligatures w14:val="none"/>
        </w:rPr>
        <w:t xml:space="preserve"> (237 bytes) with full version if needed.</w:t>
      </w:r>
    </w:p>
    <w:p w14:paraId="2E7F8180" w14:textId="77777777" w:rsidR="00A45F3D" w:rsidRPr="00A45F3D" w:rsidRDefault="00A45F3D" w:rsidP="00A45F3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b/>
          <w:bCs/>
          <w:kern w:val="0"/>
          <w:sz w:val="24"/>
          <w:szCs w:val="24"/>
          <w:lang w:eastAsia="en-CA"/>
          <w14:ligatures w14:val="none"/>
        </w:rPr>
        <w:t>SSH Errors</w:t>
      </w:r>
      <w:r w:rsidRPr="00A45F3D">
        <w:rPr>
          <w:rFonts w:ascii="Times New Roman" w:eastAsia="Times New Roman" w:hAnsi="Times New Roman" w:cs="Times New Roman"/>
          <w:kern w:val="0"/>
          <w:sz w:val="24"/>
          <w:szCs w:val="24"/>
          <w:lang w:eastAsia="en-CA"/>
          <w14:ligatures w14:val="none"/>
        </w:rPr>
        <w:t xml:space="preserve">: Ignore </w:t>
      </w:r>
      <w:r w:rsidRPr="00A45F3D">
        <w:rPr>
          <w:rFonts w:ascii="Courier New" w:eastAsia="Times New Roman" w:hAnsi="Courier New" w:cs="Courier New"/>
          <w:kern w:val="0"/>
          <w:sz w:val="20"/>
          <w:szCs w:val="20"/>
          <w:lang w:eastAsia="en-CA"/>
          <w14:ligatures w14:val="none"/>
        </w:rPr>
        <w:t>/var/services/homes/</w:t>
      </w:r>
      <w:proofErr w:type="spellStart"/>
      <w:r w:rsidRPr="00A45F3D">
        <w:rPr>
          <w:rFonts w:ascii="Courier New" w:eastAsia="Times New Roman" w:hAnsi="Courier New" w:cs="Courier New"/>
          <w:kern w:val="0"/>
          <w:sz w:val="20"/>
          <w:szCs w:val="20"/>
          <w:lang w:eastAsia="en-CA"/>
          <w14:ligatures w14:val="none"/>
        </w:rPr>
        <w:t>silicastorm</w:t>
      </w:r>
      <w:proofErr w:type="spellEnd"/>
      <w:r w:rsidRPr="00A45F3D">
        <w:rPr>
          <w:rFonts w:ascii="Times New Roman" w:eastAsia="Times New Roman" w:hAnsi="Times New Roman" w:cs="Times New Roman"/>
          <w:kern w:val="0"/>
          <w:sz w:val="24"/>
          <w:szCs w:val="24"/>
          <w:lang w:eastAsia="en-CA"/>
          <w14:ligatures w14:val="none"/>
        </w:rPr>
        <w:t xml:space="preserve"> warnings; use </w:t>
      </w:r>
      <w:r w:rsidRPr="00A45F3D">
        <w:rPr>
          <w:rFonts w:ascii="Courier New" w:eastAsia="Times New Roman" w:hAnsi="Courier New" w:cs="Courier New"/>
          <w:kern w:val="0"/>
          <w:sz w:val="20"/>
          <w:szCs w:val="20"/>
          <w:lang w:eastAsia="en-CA"/>
          <w14:ligatures w14:val="none"/>
        </w:rPr>
        <w:t>admin</w:t>
      </w:r>
      <w:r w:rsidRPr="00A45F3D">
        <w:rPr>
          <w:rFonts w:ascii="Times New Roman" w:eastAsia="Times New Roman" w:hAnsi="Times New Roman" w:cs="Times New Roman"/>
          <w:kern w:val="0"/>
          <w:sz w:val="24"/>
          <w:szCs w:val="24"/>
          <w:lang w:eastAsia="en-CA"/>
          <w14:ligatures w14:val="none"/>
        </w:rPr>
        <w:t>.</w:t>
      </w:r>
    </w:p>
    <w:p w14:paraId="6C97DA79" w14:textId="77777777" w:rsidR="00A45F3D" w:rsidRPr="00A45F3D" w:rsidRDefault="00A45F3D" w:rsidP="00A45F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A45F3D">
        <w:rPr>
          <w:rFonts w:ascii="Times New Roman" w:eastAsia="Times New Roman" w:hAnsi="Times New Roman" w:cs="Times New Roman"/>
          <w:b/>
          <w:bCs/>
          <w:kern w:val="0"/>
          <w:sz w:val="36"/>
          <w:szCs w:val="36"/>
          <w:lang w:eastAsia="en-CA"/>
          <w14:ligatures w14:val="none"/>
        </w:rPr>
        <w:t>8. User Preferences</w:t>
      </w:r>
    </w:p>
    <w:p w14:paraId="18A53F08" w14:textId="77777777" w:rsidR="00A45F3D" w:rsidRPr="00A45F3D" w:rsidRDefault="00A45F3D" w:rsidP="00A45F3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Formal tone, clear sentences, precise language.</w:t>
      </w:r>
    </w:p>
    <w:p w14:paraId="166FDF1D" w14:textId="77777777" w:rsidR="00A45F3D" w:rsidRPr="00A45F3D" w:rsidRDefault="00A45F3D" w:rsidP="00A45F3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Separate SSH commands.</w:t>
      </w:r>
    </w:p>
    <w:p w14:paraId="5CCF20C4" w14:textId="77777777" w:rsidR="00A45F3D" w:rsidRPr="00A45F3D" w:rsidRDefault="00A45F3D" w:rsidP="00A45F3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 xml:space="preserve">Verification with </w:t>
      </w:r>
      <w:r w:rsidRPr="00A45F3D">
        <w:rPr>
          <w:rFonts w:ascii="Courier New" w:eastAsia="Times New Roman" w:hAnsi="Courier New" w:cs="Courier New"/>
          <w:kern w:val="0"/>
          <w:sz w:val="20"/>
          <w:szCs w:val="20"/>
          <w:lang w:eastAsia="en-CA"/>
          <w14:ligatures w14:val="none"/>
        </w:rPr>
        <w:t>ls</w:t>
      </w:r>
      <w:r w:rsidRPr="00A45F3D">
        <w:rPr>
          <w:rFonts w:ascii="Times New Roman" w:eastAsia="Times New Roman" w:hAnsi="Times New Roman" w:cs="Times New Roman"/>
          <w:kern w:val="0"/>
          <w:sz w:val="24"/>
          <w:szCs w:val="24"/>
          <w:lang w:eastAsia="en-CA"/>
          <w14:ligatures w14:val="none"/>
        </w:rPr>
        <w:t>/</w:t>
      </w:r>
      <w:r w:rsidRPr="00A45F3D">
        <w:rPr>
          <w:rFonts w:ascii="Courier New" w:eastAsia="Times New Roman" w:hAnsi="Courier New" w:cs="Courier New"/>
          <w:kern w:val="0"/>
          <w:sz w:val="20"/>
          <w:szCs w:val="20"/>
          <w:lang w:eastAsia="en-CA"/>
          <w14:ligatures w14:val="none"/>
        </w:rPr>
        <w:t>dir</w:t>
      </w:r>
      <w:r w:rsidRPr="00A45F3D">
        <w:rPr>
          <w:rFonts w:ascii="Times New Roman" w:eastAsia="Times New Roman" w:hAnsi="Times New Roman" w:cs="Times New Roman"/>
          <w:kern w:val="0"/>
          <w:sz w:val="24"/>
          <w:szCs w:val="24"/>
          <w:lang w:eastAsia="en-CA"/>
          <w14:ligatures w14:val="none"/>
        </w:rPr>
        <w:t>.</w:t>
      </w:r>
    </w:p>
    <w:p w14:paraId="1128F91D" w14:textId="77777777" w:rsidR="00A45F3D" w:rsidRPr="00A45F3D" w:rsidRDefault="00A45F3D" w:rsidP="00A45F3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 xml:space="preserve">No large code </w:t>
      </w:r>
      <w:proofErr w:type="gramStart"/>
      <w:r w:rsidRPr="00A45F3D">
        <w:rPr>
          <w:rFonts w:ascii="Times New Roman" w:eastAsia="Times New Roman" w:hAnsi="Times New Roman" w:cs="Times New Roman"/>
          <w:kern w:val="0"/>
          <w:sz w:val="24"/>
          <w:szCs w:val="24"/>
          <w:lang w:eastAsia="en-CA"/>
          <w14:ligatures w14:val="none"/>
        </w:rPr>
        <w:t>dumps;</w:t>
      </w:r>
      <w:proofErr w:type="gramEnd"/>
      <w:r w:rsidRPr="00A45F3D">
        <w:rPr>
          <w:rFonts w:ascii="Times New Roman" w:eastAsia="Times New Roman" w:hAnsi="Times New Roman" w:cs="Times New Roman"/>
          <w:kern w:val="0"/>
          <w:sz w:val="24"/>
          <w:szCs w:val="24"/>
          <w:lang w:eastAsia="en-CA"/>
          <w14:ligatures w14:val="none"/>
        </w:rPr>
        <w:t xml:space="preserve"> provide contents when requested.</w:t>
      </w:r>
    </w:p>
    <w:p w14:paraId="6BE99550" w14:textId="77777777" w:rsidR="00A45F3D" w:rsidRPr="00A45F3D" w:rsidRDefault="00A45F3D" w:rsidP="00A45F3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Port Scan: Only if requested.</w:t>
      </w:r>
    </w:p>
    <w:p w14:paraId="7B121EB6" w14:textId="77777777" w:rsidR="00A45F3D" w:rsidRPr="00A45F3D" w:rsidRDefault="00A45F3D" w:rsidP="00A45F3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RAM: Minimal responses to avoid crashes.</w:t>
      </w:r>
    </w:p>
    <w:p w14:paraId="013127AE" w14:textId="77777777" w:rsidR="00A45F3D" w:rsidRPr="00A45F3D" w:rsidRDefault="00A45F3D" w:rsidP="00A45F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A45F3D">
        <w:rPr>
          <w:rFonts w:ascii="Times New Roman" w:eastAsia="Times New Roman" w:hAnsi="Times New Roman" w:cs="Times New Roman"/>
          <w:b/>
          <w:bCs/>
          <w:kern w:val="0"/>
          <w:sz w:val="36"/>
          <w:szCs w:val="36"/>
          <w:lang w:eastAsia="en-CA"/>
          <w14:ligatures w14:val="none"/>
        </w:rPr>
        <w:t>9. Next Steps for Facilitator</w:t>
      </w:r>
    </w:p>
    <w:p w14:paraId="55CBDF8E" w14:textId="77777777" w:rsidR="00A45F3D" w:rsidRPr="00A45F3D" w:rsidRDefault="00A45F3D" w:rsidP="00A45F3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 xml:space="preserve">Verify </w:t>
      </w:r>
      <w:r w:rsidRPr="00A45F3D">
        <w:rPr>
          <w:rFonts w:ascii="Courier New" w:eastAsia="Times New Roman" w:hAnsi="Courier New" w:cs="Courier New"/>
          <w:kern w:val="0"/>
          <w:sz w:val="20"/>
          <w:szCs w:val="20"/>
          <w:lang w:eastAsia="en-CA"/>
          <w14:ligatures w14:val="none"/>
        </w:rPr>
        <w:t>index.html</w:t>
      </w:r>
      <w:r w:rsidRPr="00A45F3D">
        <w:rPr>
          <w:rFonts w:ascii="Times New Roman" w:eastAsia="Times New Roman" w:hAnsi="Times New Roman" w:cs="Times New Roman"/>
          <w:kern w:val="0"/>
          <w:sz w:val="24"/>
          <w:szCs w:val="24"/>
          <w:lang w:eastAsia="en-CA"/>
          <w14:ligatures w14:val="none"/>
        </w:rPr>
        <w:t xml:space="preserve"> and </w:t>
      </w:r>
      <w:proofErr w:type="spellStart"/>
      <w:proofErr w:type="gramStart"/>
      <w:r w:rsidRPr="00A45F3D">
        <w:rPr>
          <w:rFonts w:ascii="Courier New" w:eastAsia="Times New Roman" w:hAnsi="Courier New" w:cs="Courier New"/>
          <w:kern w:val="0"/>
          <w:sz w:val="20"/>
          <w:szCs w:val="20"/>
          <w:lang w:eastAsia="en-CA"/>
          <w14:ligatures w14:val="none"/>
        </w:rPr>
        <w:t>questions.json</w:t>
      </w:r>
      <w:proofErr w:type="spellEnd"/>
      <w:proofErr w:type="gramEnd"/>
      <w:r w:rsidRPr="00A45F3D">
        <w:rPr>
          <w:rFonts w:ascii="Times New Roman" w:eastAsia="Times New Roman" w:hAnsi="Times New Roman" w:cs="Times New Roman"/>
          <w:kern w:val="0"/>
          <w:sz w:val="24"/>
          <w:szCs w:val="24"/>
          <w:lang w:eastAsia="en-CA"/>
          <w14:ligatures w14:val="none"/>
        </w:rPr>
        <w:t xml:space="preserve"> functionality: </w:t>
      </w:r>
      <w:hyperlink r:id="rId9" w:history="1">
        <w:r w:rsidRPr="00A45F3D">
          <w:rPr>
            <w:rFonts w:ascii="Times New Roman" w:eastAsia="Times New Roman" w:hAnsi="Times New Roman" w:cs="Times New Roman"/>
            <w:color w:val="0000FF"/>
            <w:kern w:val="0"/>
            <w:sz w:val="24"/>
            <w:szCs w:val="24"/>
            <w:u w:val="single"/>
            <w:lang w:eastAsia="en-CA"/>
            <w14:ligatures w14:val="none"/>
          </w:rPr>
          <w:t>http://192.168.1.248:8081/index.html</w:t>
        </w:r>
      </w:hyperlink>
      <w:r w:rsidRPr="00A45F3D">
        <w:rPr>
          <w:rFonts w:ascii="Times New Roman" w:eastAsia="Times New Roman" w:hAnsi="Times New Roman" w:cs="Times New Roman"/>
          <w:kern w:val="0"/>
          <w:sz w:val="24"/>
          <w:szCs w:val="24"/>
          <w:lang w:eastAsia="en-CA"/>
          <w14:ligatures w14:val="none"/>
        </w:rPr>
        <w:t>.</w:t>
      </w:r>
    </w:p>
    <w:p w14:paraId="094C1DE9" w14:textId="77777777" w:rsidR="00A45F3D" w:rsidRPr="00A45F3D" w:rsidRDefault="00A45F3D" w:rsidP="00A45F3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 xml:space="preserve">Upload and verify </w:t>
      </w:r>
      <w:r w:rsidRPr="00A45F3D">
        <w:rPr>
          <w:rFonts w:ascii="Courier New" w:eastAsia="Times New Roman" w:hAnsi="Courier New" w:cs="Courier New"/>
          <w:kern w:val="0"/>
          <w:sz w:val="20"/>
          <w:szCs w:val="20"/>
          <w:lang w:eastAsia="en-CA"/>
          <w14:ligatures w14:val="none"/>
        </w:rPr>
        <w:t>ReadMe.md</w:t>
      </w:r>
      <w:r w:rsidRPr="00A45F3D">
        <w:rPr>
          <w:rFonts w:ascii="Times New Roman" w:eastAsia="Times New Roman" w:hAnsi="Times New Roman" w:cs="Times New Roman"/>
          <w:kern w:val="0"/>
          <w:sz w:val="24"/>
          <w:szCs w:val="24"/>
          <w:lang w:eastAsia="en-CA"/>
          <w14:ligatures w14:val="none"/>
        </w:rPr>
        <w:t xml:space="preserve">, </w:t>
      </w:r>
      <w:r w:rsidRPr="00A45F3D">
        <w:rPr>
          <w:rFonts w:ascii="Courier New" w:eastAsia="Times New Roman" w:hAnsi="Courier New" w:cs="Courier New"/>
          <w:kern w:val="0"/>
          <w:sz w:val="20"/>
          <w:szCs w:val="20"/>
          <w:lang w:eastAsia="en-CA"/>
          <w14:ligatures w14:val="none"/>
        </w:rPr>
        <w:t>docker-</w:t>
      </w:r>
      <w:proofErr w:type="spellStart"/>
      <w:r w:rsidRPr="00A45F3D">
        <w:rPr>
          <w:rFonts w:ascii="Courier New" w:eastAsia="Times New Roman" w:hAnsi="Courier New" w:cs="Courier New"/>
          <w:kern w:val="0"/>
          <w:sz w:val="20"/>
          <w:szCs w:val="20"/>
          <w:lang w:eastAsia="en-CA"/>
          <w14:ligatures w14:val="none"/>
        </w:rPr>
        <w:t>compose.yml</w:t>
      </w:r>
      <w:proofErr w:type="spellEnd"/>
      <w:r w:rsidRPr="00A45F3D">
        <w:rPr>
          <w:rFonts w:ascii="Times New Roman" w:eastAsia="Times New Roman" w:hAnsi="Times New Roman" w:cs="Times New Roman"/>
          <w:kern w:val="0"/>
          <w:sz w:val="24"/>
          <w:szCs w:val="24"/>
          <w:lang w:eastAsia="en-CA"/>
          <w14:ligatures w14:val="none"/>
        </w:rPr>
        <w:t xml:space="preserve">, </w:t>
      </w:r>
      <w:r w:rsidRPr="00A45F3D">
        <w:rPr>
          <w:rFonts w:ascii="Courier New" w:eastAsia="Times New Roman" w:hAnsi="Courier New" w:cs="Courier New"/>
          <w:kern w:val="0"/>
          <w:sz w:val="20"/>
          <w:szCs w:val="20"/>
          <w:lang w:eastAsia="en-CA"/>
          <w14:ligatures w14:val="none"/>
        </w:rPr>
        <w:t>handover_report.md</w:t>
      </w:r>
      <w:r w:rsidRPr="00A45F3D">
        <w:rPr>
          <w:rFonts w:ascii="Times New Roman" w:eastAsia="Times New Roman" w:hAnsi="Times New Roman" w:cs="Times New Roman"/>
          <w:kern w:val="0"/>
          <w:sz w:val="24"/>
          <w:szCs w:val="24"/>
          <w:lang w:eastAsia="en-CA"/>
          <w14:ligatures w14:val="none"/>
        </w:rPr>
        <w:t>.</w:t>
      </w:r>
    </w:p>
    <w:p w14:paraId="482431FC" w14:textId="77777777" w:rsidR="00A45F3D" w:rsidRPr="00A45F3D" w:rsidRDefault="00A45F3D" w:rsidP="00A45F3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Deploy Docker container.</w:t>
      </w:r>
    </w:p>
    <w:p w14:paraId="2F9E6F2F" w14:textId="77777777" w:rsidR="00A45F3D" w:rsidRPr="00A45F3D" w:rsidRDefault="00A45F3D" w:rsidP="00A45F3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Expand question library if needed.</w:t>
      </w:r>
    </w:p>
    <w:p w14:paraId="6C1C215C" w14:textId="77777777" w:rsidR="00A45F3D" w:rsidRPr="00A45F3D" w:rsidRDefault="00A45F3D" w:rsidP="00A45F3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Address user concerns: concise responses, no assumptions.</w:t>
      </w:r>
    </w:p>
    <w:p w14:paraId="0E38A49C" w14:textId="77777777" w:rsidR="00A45F3D" w:rsidRPr="00A45F3D" w:rsidRDefault="00A45F3D" w:rsidP="00A45F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A45F3D">
        <w:rPr>
          <w:rFonts w:ascii="Times New Roman" w:eastAsia="Times New Roman" w:hAnsi="Times New Roman" w:cs="Times New Roman"/>
          <w:b/>
          <w:bCs/>
          <w:kern w:val="0"/>
          <w:sz w:val="36"/>
          <w:szCs w:val="36"/>
          <w:lang w:eastAsia="en-CA"/>
          <w14:ligatures w14:val="none"/>
        </w:rPr>
        <w:t>Instructions for Use</w:t>
      </w:r>
    </w:p>
    <w:p w14:paraId="2E0FB496" w14:textId="77777777" w:rsidR="00A45F3D" w:rsidRPr="00A45F3D" w:rsidRDefault="00A45F3D" w:rsidP="00A45F3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lastRenderedPageBreak/>
        <w:t xml:space="preserve">Save this file as </w:t>
      </w:r>
      <w:r w:rsidRPr="00A45F3D">
        <w:rPr>
          <w:rFonts w:ascii="Courier New" w:eastAsia="Times New Roman" w:hAnsi="Courier New" w:cs="Courier New"/>
          <w:kern w:val="0"/>
          <w:sz w:val="20"/>
          <w:szCs w:val="20"/>
          <w:lang w:eastAsia="en-CA"/>
          <w14:ligatures w14:val="none"/>
        </w:rPr>
        <w:t>handover_report.md</w:t>
      </w:r>
      <w:r w:rsidRPr="00A45F3D">
        <w:rPr>
          <w:rFonts w:ascii="Times New Roman" w:eastAsia="Times New Roman" w:hAnsi="Times New Roman" w:cs="Times New Roman"/>
          <w:kern w:val="0"/>
          <w:sz w:val="24"/>
          <w:szCs w:val="24"/>
          <w:lang w:eastAsia="en-CA"/>
          <w14:ligatures w14:val="none"/>
        </w:rPr>
        <w:t xml:space="preserve"> in </w:t>
      </w:r>
      <w:r w:rsidRPr="00A45F3D">
        <w:rPr>
          <w:rFonts w:ascii="Courier New" w:eastAsia="Times New Roman" w:hAnsi="Courier New" w:cs="Courier New"/>
          <w:kern w:val="0"/>
          <w:sz w:val="20"/>
          <w:szCs w:val="20"/>
          <w:lang w:eastAsia="en-CA"/>
          <w14:ligatures w14:val="none"/>
        </w:rPr>
        <w:t>M:\OneDrive\Documents\GitHub\CAPM_Mock_Exam_Platform</w:t>
      </w:r>
      <w:r w:rsidRPr="00A45F3D">
        <w:rPr>
          <w:rFonts w:ascii="Times New Roman" w:eastAsia="Times New Roman" w:hAnsi="Times New Roman" w:cs="Times New Roman"/>
          <w:kern w:val="0"/>
          <w:sz w:val="24"/>
          <w:szCs w:val="24"/>
          <w:lang w:eastAsia="en-CA"/>
          <w14:ligatures w14:val="none"/>
        </w:rPr>
        <w:t xml:space="preserve"> using Notepad.</w:t>
      </w:r>
    </w:p>
    <w:p w14:paraId="2B8FB603" w14:textId="77777777" w:rsidR="00A45F3D" w:rsidRPr="00A45F3D" w:rsidRDefault="00A45F3D" w:rsidP="00A45F3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Upload to NAS:</w:t>
      </w:r>
    </w:p>
    <w:p w14:paraId="43464A8F" w14:textId="77777777" w:rsidR="00A45F3D" w:rsidRPr="00A45F3D" w:rsidRDefault="00A45F3D" w:rsidP="00A45F3D">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 xml:space="preserve">Log in to DSM: </w:t>
      </w:r>
      <w:hyperlink r:id="rId10" w:history="1">
        <w:r w:rsidRPr="00A45F3D">
          <w:rPr>
            <w:rFonts w:ascii="Times New Roman" w:eastAsia="Times New Roman" w:hAnsi="Times New Roman" w:cs="Times New Roman"/>
            <w:color w:val="0000FF"/>
            <w:kern w:val="0"/>
            <w:sz w:val="24"/>
            <w:szCs w:val="24"/>
            <w:u w:val="single"/>
            <w:lang w:eastAsia="en-CA"/>
            <w14:ligatures w14:val="none"/>
          </w:rPr>
          <w:t>http://192.168.1.248:5000</w:t>
        </w:r>
      </w:hyperlink>
    </w:p>
    <w:p w14:paraId="7AA73600" w14:textId="77777777" w:rsidR="00A45F3D" w:rsidRPr="00A45F3D" w:rsidRDefault="00A45F3D" w:rsidP="00A45F3D">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 xml:space="preserve">Open </w:t>
      </w:r>
      <w:r w:rsidRPr="00A45F3D">
        <w:rPr>
          <w:rFonts w:ascii="Times New Roman" w:eastAsia="Times New Roman" w:hAnsi="Times New Roman" w:cs="Times New Roman"/>
          <w:b/>
          <w:bCs/>
          <w:kern w:val="0"/>
          <w:sz w:val="24"/>
          <w:szCs w:val="24"/>
          <w:lang w:eastAsia="en-CA"/>
          <w14:ligatures w14:val="none"/>
        </w:rPr>
        <w:t>File Station</w:t>
      </w:r>
      <w:r w:rsidRPr="00A45F3D">
        <w:rPr>
          <w:rFonts w:ascii="Times New Roman" w:eastAsia="Times New Roman" w:hAnsi="Times New Roman" w:cs="Times New Roman"/>
          <w:kern w:val="0"/>
          <w:sz w:val="24"/>
          <w:szCs w:val="24"/>
          <w:lang w:eastAsia="en-CA"/>
          <w14:ligatures w14:val="none"/>
        </w:rPr>
        <w:t xml:space="preserve"> &gt; </w:t>
      </w:r>
      <w:r w:rsidRPr="00A45F3D">
        <w:rPr>
          <w:rFonts w:ascii="Courier New" w:eastAsia="Times New Roman" w:hAnsi="Courier New" w:cs="Courier New"/>
          <w:kern w:val="0"/>
          <w:sz w:val="20"/>
          <w:szCs w:val="20"/>
          <w:lang w:eastAsia="en-CA"/>
          <w14:ligatures w14:val="none"/>
        </w:rPr>
        <w:t>volume1/</w:t>
      </w:r>
      <w:proofErr w:type="spellStart"/>
      <w:r w:rsidRPr="00A45F3D">
        <w:rPr>
          <w:rFonts w:ascii="Courier New" w:eastAsia="Times New Roman" w:hAnsi="Courier New" w:cs="Courier New"/>
          <w:kern w:val="0"/>
          <w:sz w:val="20"/>
          <w:szCs w:val="20"/>
          <w:lang w:eastAsia="en-CA"/>
          <w14:ligatures w14:val="none"/>
        </w:rPr>
        <w:t>Exam_Prep</w:t>
      </w:r>
      <w:proofErr w:type="spellEnd"/>
      <w:r w:rsidRPr="00A45F3D">
        <w:rPr>
          <w:rFonts w:ascii="Courier New" w:eastAsia="Times New Roman" w:hAnsi="Courier New" w:cs="Courier New"/>
          <w:kern w:val="0"/>
          <w:sz w:val="20"/>
          <w:szCs w:val="20"/>
          <w:lang w:eastAsia="en-CA"/>
          <w14:ligatures w14:val="none"/>
        </w:rPr>
        <w:t>/html</w:t>
      </w:r>
      <w:r w:rsidRPr="00A45F3D">
        <w:rPr>
          <w:rFonts w:ascii="Times New Roman" w:eastAsia="Times New Roman" w:hAnsi="Times New Roman" w:cs="Times New Roman"/>
          <w:kern w:val="0"/>
          <w:sz w:val="24"/>
          <w:szCs w:val="24"/>
          <w:lang w:eastAsia="en-CA"/>
          <w14:ligatures w14:val="none"/>
        </w:rPr>
        <w:t>.</w:t>
      </w:r>
    </w:p>
    <w:p w14:paraId="7BCF86F9" w14:textId="77777777" w:rsidR="00A45F3D" w:rsidRPr="00A45F3D" w:rsidRDefault="00A45F3D" w:rsidP="00A45F3D">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 xml:space="preserve">Click </w:t>
      </w:r>
      <w:r w:rsidRPr="00A45F3D">
        <w:rPr>
          <w:rFonts w:ascii="Times New Roman" w:eastAsia="Times New Roman" w:hAnsi="Times New Roman" w:cs="Times New Roman"/>
          <w:b/>
          <w:bCs/>
          <w:kern w:val="0"/>
          <w:sz w:val="24"/>
          <w:szCs w:val="24"/>
          <w:lang w:eastAsia="en-CA"/>
          <w14:ligatures w14:val="none"/>
        </w:rPr>
        <w:t>Upload</w:t>
      </w:r>
      <w:r w:rsidRPr="00A45F3D">
        <w:rPr>
          <w:rFonts w:ascii="Times New Roman" w:eastAsia="Times New Roman" w:hAnsi="Times New Roman" w:cs="Times New Roman"/>
          <w:kern w:val="0"/>
          <w:sz w:val="24"/>
          <w:szCs w:val="24"/>
          <w:lang w:eastAsia="en-CA"/>
          <w14:ligatures w14:val="none"/>
        </w:rPr>
        <w:t xml:space="preserve"> &gt; Select </w:t>
      </w:r>
      <w:r w:rsidRPr="00A45F3D">
        <w:rPr>
          <w:rFonts w:ascii="Courier New" w:eastAsia="Times New Roman" w:hAnsi="Courier New" w:cs="Courier New"/>
          <w:kern w:val="0"/>
          <w:sz w:val="20"/>
          <w:szCs w:val="20"/>
          <w:lang w:eastAsia="en-CA"/>
          <w14:ligatures w14:val="none"/>
        </w:rPr>
        <w:t>M:\OneDrive\Documents\GitHub\CAPM_Mock_Exam_Platform\handover_report.md</w:t>
      </w:r>
      <w:r w:rsidRPr="00A45F3D">
        <w:rPr>
          <w:rFonts w:ascii="Times New Roman" w:eastAsia="Times New Roman" w:hAnsi="Times New Roman" w:cs="Times New Roman"/>
          <w:kern w:val="0"/>
          <w:sz w:val="24"/>
          <w:szCs w:val="24"/>
          <w:lang w:eastAsia="en-CA"/>
          <w14:ligatures w14:val="none"/>
        </w:rPr>
        <w:t xml:space="preserve"> &gt; Upload.</w:t>
      </w:r>
    </w:p>
    <w:p w14:paraId="6379EABA" w14:textId="77777777" w:rsidR="00A45F3D" w:rsidRPr="00A45F3D" w:rsidRDefault="00A45F3D" w:rsidP="00A45F3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45F3D">
        <w:rPr>
          <w:rFonts w:ascii="Times New Roman" w:eastAsia="Times New Roman" w:hAnsi="Times New Roman" w:cs="Times New Roman"/>
          <w:kern w:val="0"/>
          <w:sz w:val="24"/>
          <w:szCs w:val="24"/>
          <w:lang w:eastAsia="en-CA"/>
          <w14:ligatures w14:val="none"/>
        </w:rPr>
        <w:t>Verify:</w:t>
      </w:r>
    </w:p>
    <w:p w14:paraId="572ECD8A" w14:textId="77777777" w:rsidR="00A45F3D" w:rsidRPr="00A45F3D" w:rsidRDefault="00A45F3D" w:rsidP="00A45F3D">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ssh admin@192.168.1.248</w:t>
      </w:r>
    </w:p>
    <w:p w14:paraId="39901D85" w14:textId="77777777" w:rsidR="00A45F3D" w:rsidRPr="00A45F3D" w:rsidRDefault="00A45F3D" w:rsidP="00A45F3D">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ls /volume1/</w:t>
      </w:r>
      <w:proofErr w:type="spellStart"/>
      <w:r w:rsidRPr="00A45F3D">
        <w:rPr>
          <w:rFonts w:ascii="Courier New" w:eastAsia="Times New Roman" w:hAnsi="Courier New" w:cs="Courier New"/>
          <w:kern w:val="0"/>
          <w:sz w:val="20"/>
          <w:szCs w:val="20"/>
          <w:lang w:eastAsia="en-CA"/>
          <w14:ligatures w14:val="none"/>
        </w:rPr>
        <w:t>Exam_Prep</w:t>
      </w:r>
      <w:proofErr w:type="spellEnd"/>
      <w:r w:rsidRPr="00A45F3D">
        <w:rPr>
          <w:rFonts w:ascii="Courier New" w:eastAsia="Times New Roman" w:hAnsi="Courier New" w:cs="Courier New"/>
          <w:kern w:val="0"/>
          <w:sz w:val="20"/>
          <w:szCs w:val="20"/>
          <w:lang w:eastAsia="en-CA"/>
          <w14:ligatures w14:val="none"/>
        </w:rPr>
        <w:t>/html</w:t>
      </w:r>
    </w:p>
    <w:p w14:paraId="68C950DB" w14:textId="77777777" w:rsidR="00A45F3D" w:rsidRPr="00A45F3D" w:rsidRDefault="00A45F3D" w:rsidP="00A45F3D">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A45F3D">
        <w:rPr>
          <w:rFonts w:ascii="Courier New" w:eastAsia="Times New Roman" w:hAnsi="Courier New" w:cs="Courier New"/>
          <w:kern w:val="0"/>
          <w:sz w:val="20"/>
          <w:szCs w:val="20"/>
          <w:lang w:eastAsia="en-CA"/>
          <w14:ligatures w14:val="none"/>
        </w:rPr>
        <w:t>exit</w:t>
      </w:r>
    </w:p>
    <w:p w14:paraId="6D07E66D" w14:textId="77777777" w:rsidR="00F4682F" w:rsidRDefault="00F4682F"/>
    <w:sectPr w:rsidR="00F468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0F2F"/>
    <w:multiLevelType w:val="multilevel"/>
    <w:tmpl w:val="51ACC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42A81"/>
    <w:multiLevelType w:val="multilevel"/>
    <w:tmpl w:val="C40A5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4F7B46"/>
    <w:multiLevelType w:val="multilevel"/>
    <w:tmpl w:val="0C44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900FB"/>
    <w:multiLevelType w:val="multilevel"/>
    <w:tmpl w:val="ADA0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15C58"/>
    <w:multiLevelType w:val="multilevel"/>
    <w:tmpl w:val="A7F8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7B2B27"/>
    <w:multiLevelType w:val="multilevel"/>
    <w:tmpl w:val="4AD4F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743397"/>
    <w:multiLevelType w:val="multilevel"/>
    <w:tmpl w:val="A764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E2753A"/>
    <w:multiLevelType w:val="multilevel"/>
    <w:tmpl w:val="FD706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9568F"/>
    <w:multiLevelType w:val="multilevel"/>
    <w:tmpl w:val="E290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E62E8"/>
    <w:multiLevelType w:val="multilevel"/>
    <w:tmpl w:val="2DF21E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2E59F0"/>
    <w:multiLevelType w:val="multilevel"/>
    <w:tmpl w:val="06EA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DF067B"/>
    <w:multiLevelType w:val="multilevel"/>
    <w:tmpl w:val="8C1C76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086E19"/>
    <w:multiLevelType w:val="multilevel"/>
    <w:tmpl w:val="0206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985153">
    <w:abstractNumId w:val="6"/>
  </w:num>
  <w:num w:numId="2" w16cid:durableId="2005618574">
    <w:abstractNumId w:val="5"/>
  </w:num>
  <w:num w:numId="3" w16cid:durableId="1204244426">
    <w:abstractNumId w:val="7"/>
  </w:num>
  <w:num w:numId="4" w16cid:durableId="1462964291">
    <w:abstractNumId w:val="9"/>
  </w:num>
  <w:num w:numId="5" w16cid:durableId="2005008877">
    <w:abstractNumId w:val="4"/>
  </w:num>
  <w:num w:numId="6" w16cid:durableId="948243023">
    <w:abstractNumId w:val="2"/>
  </w:num>
  <w:num w:numId="7" w16cid:durableId="930360953">
    <w:abstractNumId w:val="3"/>
  </w:num>
  <w:num w:numId="8" w16cid:durableId="755901931">
    <w:abstractNumId w:val="0"/>
  </w:num>
  <w:num w:numId="9" w16cid:durableId="1148277791">
    <w:abstractNumId w:val="11"/>
  </w:num>
  <w:num w:numId="10" w16cid:durableId="185800634">
    <w:abstractNumId w:val="10"/>
  </w:num>
  <w:num w:numId="11" w16cid:durableId="373384253">
    <w:abstractNumId w:val="12"/>
  </w:num>
  <w:num w:numId="12" w16cid:durableId="553082095">
    <w:abstractNumId w:val="8"/>
  </w:num>
  <w:num w:numId="13" w16cid:durableId="496968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51C"/>
    <w:rsid w:val="000D4AFF"/>
    <w:rsid w:val="001F551C"/>
    <w:rsid w:val="00215B67"/>
    <w:rsid w:val="00A45F3D"/>
    <w:rsid w:val="00C64EF4"/>
    <w:rsid w:val="00F4682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012BC0"/>
  <w15:chartTrackingRefBased/>
  <w15:docId w15:val="{9FFF6E73-C013-401B-AED8-85D541E83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5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55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55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5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5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5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5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5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5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5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5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5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5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5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5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5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5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51C"/>
    <w:rPr>
      <w:rFonts w:eastAsiaTheme="majorEastAsia" w:cstheme="majorBidi"/>
      <w:color w:val="272727" w:themeColor="text1" w:themeTint="D8"/>
    </w:rPr>
  </w:style>
  <w:style w:type="paragraph" w:styleId="Title">
    <w:name w:val="Title"/>
    <w:basedOn w:val="Normal"/>
    <w:next w:val="Normal"/>
    <w:link w:val="TitleChar"/>
    <w:uiPriority w:val="10"/>
    <w:qFormat/>
    <w:rsid w:val="001F5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5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5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5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51C"/>
    <w:pPr>
      <w:spacing w:before="160"/>
      <w:jc w:val="center"/>
    </w:pPr>
    <w:rPr>
      <w:i/>
      <w:iCs/>
      <w:color w:val="404040" w:themeColor="text1" w:themeTint="BF"/>
    </w:rPr>
  </w:style>
  <w:style w:type="character" w:customStyle="1" w:styleId="QuoteChar">
    <w:name w:val="Quote Char"/>
    <w:basedOn w:val="DefaultParagraphFont"/>
    <w:link w:val="Quote"/>
    <w:uiPriority w:val="29"/>
    <w:rsid w:val="001F551C"/>
    <w:rPr>
      <w:i/>
      <w:iCs/>
      <w:color w:val="404040" w:themeColor="text1" w:themeTint="BF"/>
    </w:rPr>
  </w:style>
  <w:style w:type="paragraph" w:styleId="ListParagraph">
    <w:name w:val="List Paragraph"/>
    <w:basedOn w:val="Normal"/>
    <w:uiPriority w:val="34"/>
    <w:qFormat/>
    <w:rsid w:val="001F551C"/>
    <w:pPr>
      <w:ind w:left="720"/>
      <w:contextualSpacing/>
    </w:pPr>
  </w:style>
  <w:style w:type="character" w:styleId="IntenseEmphasis">
    <w:name w:val="Intense Emphasis"/>
    <w:basedOn w:val="DefaultParagraphFont"/>
    <w:uiPriority w:val="21"/>
    <w:qFormat/>
    <w:rsid w:val="001F551C"/>
    <w:rPr>
      <w:i/>
      <w:iCs/>
      <w:color w:val="0F4761" w:themeColor="accent1" w:themeShade="BF"/>
    </w:rPr>
  </w:style>
  <w:style w:type="paragraph" w:styleId="IntenseQuote">
    <w:name w:val="Intense Quote"/>
    <w:basedOn w:val="Normal"/>
    <w:next w:val="Normal"/>
    <w:link w:val="IntenseQuoteChar"/>
    <w:uiPriority w:val="30"/>
    <w:qFormat/>
    <w:rsid w:val="001F55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51C"/>
    <w:rPr>
      <w:i/>
      <w:iCs/>
      <w:color w:val="0F4761" w:themeColor="accent1" w:themeShade="BF"/>
    </w:rPr>
  </w:style>
  <w:style w:type="character" w:styleId="IntenseReference">
    <w:name w:val="Intense Reference"/>
    <w:basedOn w:val="DefaultParagraphFont"/>
    <w:uiPriority w:val="32"/>
    <w:qFormat/>
    <w:rsid w:val="001F55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6607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92.168.1.248:8081/index.html" TargetMode="External"/><Relationship Id="rId3" Type="http://schemas.openxmlformats.org/officeDocument/2006/relationships/settings" Target="settings.xml"/><Relationship Id="rId7" Type="http://schemas.openxmlformats.org/officeDocument/2006/relationships/hyperlink" Target="http://192.168.1.248:500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92.168.1.248:8081/index.html" TargetMode="External"/><Relationship Id="rId11" Type="http://schemas.openxmlformats.org/officeDocument/2006/relationships/fontTable" Target="fontTable.xml"/><Relationship Id="rId5" Type="http://schemas.openxmlformats.org/officeDocument/2006/relationships/hyperlink" Target="https://www.andrewholland.com/" TargetMode="External"/><Relationship Id="rId10" Type="http://schemas.openxmlformats.org/officeDocument/2006/relationships/hyperlink" Target="http://192.168.1.248:5000/" TargetMode="External"/><Relationship Id="rId4" Type="http://schemas.openxmlformats.org/officeDocument/2006/relationships/webSettings" Target="webSettings.xml"/><Relationship Id="rId9" Type="http://schemas.openxmlformats.org/officeDocument/2006/relationships/hyperlink" Target="http://192.168.1.248:8081/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3129</Words>
  <Characters>17838</Characters>
  <Application>Microsoft Office Word</Application>
  <DocSecurity>0</DocSecurity>
  <Lines>148</Lines>
  <Paragraphs>41</Paragraphs>
  <ScaleCrop>false</ScaleCrop>
  <Company/>
  <LinksUpToDate>false</LinksUpToDate>
  <CharactersWithSpaces>20926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Holland</dc:creator>
  <cp:keywords/>
  <dc:description/>
  <cp:lastModifiedBy>Andrew Holland</cp:lastModifiedBy>
  <cp:revision>2</cp:revision>
  <dcterms:created xsi:type="dcterms:W3CDTF">2025-07-31T18:04:00Z</dcterms:created>
  <dcterms:modified xsi:type="dcterms:W3CDTF">2025-07-31T18:05:00Z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cc4dc3e1-9149-4cb4-8a2d-7d6b2e02ca92</vt:lpwstr>
  </property>
</Properties>
</file>